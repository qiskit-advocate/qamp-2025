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7104" w14:textId="77777777" w:rsidR="0086698C" w:rsidRDefault="00CC4573">
      <w:pPr>
        <w:pStyle w:val="Ttulo1"/>
        <w:keepLines w:val="0"/>
        <w:spacing w:before="480" w:line="240" w:lineRule="auto"/>
        <w:jc w:val="center"/>
        <w:rPr>
          <w:b/>
          <w:sz w:val="36"/>
          <w:szCs w:val="36"/>
        </w:rPr>
      </w:pPr>
      <w:bookmarkStart w:id="0" w:name="_l96y1mchtbv9" w:colFirst="0" w:colLast="0"/>
      <w:bookmarkEnd w:id="0"/>
      <w:r>
        <w:rPr>
          <w:b/>
          <w:sz w:val="36"/>
          <w:szCs w:val="36"/>
        </w:rPr>
        <w:t>MASTER TEACHER'S GUIDE</w:t>
      </w:r>
    </w:p>
    <w:p w14:paraId="0BD7828B" w14:textId="77777777" w:rsidR="0086698C" w:rsidRDefault="0086698C">
      <w:pPr>
        <w:keepNext/>
        <w:spacing w:line="240" w:lineRule="auto"/>
      </w:pPr>
    </w:p>
    <w:p w14:paraId="65B7CB09" w14:textId="18ACF303" w:rsidR="0086698C" w:rsidRDefault="00CC4573">
      <w:pPr>
        <w:pStyle w:val="Ttulo2"/>
        <w:keepLines w:val="0"/>
        <w:spacing w:after="80" w:line="240" w:lineRule="auto"/>
        <w:jc w:val="center"/>
        <w:rPr>
          <w:b/>
        </w:rPr>
      </w:pPr>
      <w:bookmarkStart w:id="1" w:name="_mhapthadw8ek" w:colFirst="0" w:colLast="0"/>
      <w:bookmarkEnd w:id="1"/>
      <w:r>
        <w:rPr>
          <w:b/>
        </w:rPr>
        <w:t xml:space="preserve">Unit Title: Quantum Literacy and Applied Modeling (Grades </w:t>
      </w:r>
      <w:r w:rsidR="001F299D">
        <w:rPr>
          <w:b/>
        </w:rPr>
        <w:t>9</w:t>
      </w:r>
      <w:r>
        <w:rPr>
          <w:b/>
        </w:rPr>
        <w:t>–</w:t>
      </w:r>
      <w:r w:rsidR="001F299D">
        <w:rPr>
          <w:b/>
        </w:rPr>
        <w:t>12</w:t>
      </w:r>
      <w:r>
        <w:rPr>
          <w:b/>
        </w:rPr>
        <w:t>)</w:t>
      </w:r>
    </w:p>
    <w:p w14:paraId="56F50F7B" w14:textId="5F031134" w:rsidR="0086698C" w:rsidRDefault="00CC4573">
      <w:pPr>
        <w:spacing w:before="240" w:after="240"/>
      </w:pPr>
      <w:r>
        <w:t xml:space="preserve">This curriculum is designed to be a 4-week, project-based introduction to quantum fundamentals using the </w:t>
      </w:r>
      <w:r>
        <w:rPr>
          <w:b/>
        </w:rPr>
        <w:t xml:space="preserve">IBM </w:t>
      </w:r>
      <w:proofErr w:type="spellStart"/>
      <w:r w:rsidR="001F299D">
        <w:rPr>
          <w:b/>
        </w:rPr>
        <w:t>Qiskit</w:t>
      </w:r>
      <w:proofErr w:type="spellEnd"/>
      <w:r w:rsidR="001F299D">
        <w:rPr>
          <w:b/>
        </w:rPr>
        <w:t xml:space="preserve"> Simulators AER</w:t>
      </w:r>
      <w:r w:rsidR="00DC75C9">
        <w:rPr>
          <w:b/>
        </w:rPr>
        <w:t>.</w:t>
      </w:r>
    </w:p>
    <w:p w14:paraId="125FBB27" w14:textId="77777777" w:rsidR="0086698C" w:rsidRDefault="00CC4573">
      <w:pPr>
        <w:pStyle w:val="Ttulo3"/>
        <w:keepNext w:val="0"/>
        <w:keepLines w:val="0"/>
        <w:spacing w:before="280"/>
      </w:pPr>
      <w:bookmarkStart w:id="2" w:name="_op6ceyp6u1o2" w:colFirst="0" w:colLast="0"/>
      <w:bookmarkEnd w:id="2"/>
      <w:r>
        <w:rPr>
          <w:b/>
          <w:color w:val="000000"/>
          <w:sz w:val="26"/>
          <w:szCs w:val="26"/>
        </w:rPr>
        <w:t>1. Curriculum Overview:</w:t>
      </w:r>
    </w:p>
    <w:tbl>
      <w:tblPr>
        <w:tblStyle w:val="a"/>
        <w:tblW w:w="115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9015"/>
      </w:tblGrid>
      <w:tr w:rsidR="0086698C" w14:paraId="43810434" w14:textId="77777777">
        <w:trPr>
          <w:trHeight w:val="500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B75FF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9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AA5A1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Detail</w:t>
            </w:r>
          </w:p>
        </w:tc>
      </w:tr>
      <w:tr w:rsidR="0086698C" w14:paraId="0CBF7790" w14:textId="77777777">
        <w:trPr>
          <w:trHeight w:val="500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B1C40" w14:textId="77777777" w:rsidR="0086698C" w:rsidRDefault="00CC4573">
            <w:pPr>
              <w:spacing w:before="200" w:after="200" w:line="240" w:lineRule="auto"/>
              <w:jc w:val="center"/>
            </w:pPr>
            <w:r>
              <w:rPr>
                <w:b/>
              </w:rPr>
              <w:t>Target Audience</w:t>
            </w:r>
          </w:p>
        </w:tc>
        <w:tc>
          <w:tcPr>
            <w:tcW w:w="9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A987" w14:textId="43FB6C3A" w:rsidR="0086698C" w:rsidRDefault="00CC4573">
            <w:pPr>
              <w:spacing w:before="200" w:after="200" w:line="240" w:lineRule="auto"/>
            </w:pPr>
            <w:r>
              <w:rPr>
                <w:b/>
              </w:rPr>
              <w:t xml:space="preserve">Tier </w:t>
            </w:r>
            <w:r w:rsidR="004561A9">
              <w:rPr>
                <w:b/>
              </w:rPr>
              <w:t>2</w:t>
            </w:r>
            <w:r>
              <w:rPr>
                <w:b/>
              </w:rPr>
              <w:t xml:space="preserve">: Grades </w:t>
            </w:r>
            <w:r w:rsidR="004561A9">
              <w:rPr>
                <w:b/>
              </w:rPr>
              <w:t>9</w:t>
            </w:r>
            <w:r>
              <w:rPr>
                <w:b/>
              </w:rPr>
              <w:t>–</w:t>
            </w:r>
            <w:r w:rsidR="004561A9">
              <w:rPr>
                <w:b/>
              </w:rPr>
              <w:t>10 or 11 or 12</w:t>
            </w:r>
            <w:r>
              <w:rPr>
                <w:b/>
              </w:rPr>
              <w:t xml:space="preserve"> (</w:t>
            </w:r>
            <w:r w:rsidR="004561A9">
              <w:rPr>
                <w:b/>
              </w:rPr>
              <w:t>High</w:t>
            </w:r>
            <w:r>
              <w:rPr>
                <w:b/>
              </w:rPr>
              <w:t xml:space="preserve"> School)</w:t>
            </w:r>
          </w:p>
        </w:tc>
      </w:tr>
      <w:tr w:rsidR="0086698C" w14:paraId="542B76BA" w14:textId="77777777">
        <w:trPr>
          <w:trHeight w:val="785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88C9" w14:textId="77777777" w:rsidR="0086698C" w:rsidRDefault="00CC4573">
            <w:pPr>
              <w:spacing w:before="200" w:after="200" w:line="240" w:lineRule="auto"/>
              <w:jc w:val="center"/>
            </w:pPr>
            <w:r>
              <w:rPr>
                <w:b/>
              </w:rPr>
              <w:t>Design Principle</w:t>
            </w:r>
          </w:p>
        </w:tc>
        <w:tc>
          <w:tcPr>
            <w:tcW w:w="9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46B6" w14:textId="77777777" w:rsidR="0086698C" w:rsidRDefault="00CC4573">
            <w:pPr>
              <w:spacing w:before="200" w:after="200" w:line="240" w:lineRule="auto"/>
            </w:pPr>
            <w:r>
              <w:rPr>
                <w:b/>
              </w:rPr>
              <w:t>Cross-Curricular Alignment</w:t>
            </w:r>
            <w:r>
              <w:rPr>
                <w:rFonts w:ascii="Arial Unicode MS" w:eastAsia="Arial Unicode MS" w:hAnsi="Arial Unicode MS" w:cs="Arial Unicode MS"/>
              </w:rPr>
              <w:t xml:space="preserve"> → Concepts are aligned with Math (CCSS-M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),   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               Science (NGSS), and Computational (CSTA) standards.</w:t>
            </w:r>
          </w:p>
        </w:tc>
      </w:tr>
      <w:tr w:rsidR="0086698C" w14:paraId="00744A88" w14:textId="77777777">
        <w:trPr>
          <w:trHeight w:val="785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A9C5" w14:textId="77777777" w:rsidR="0086698C" w:rsidRDefault="00CC4573">
            <w:pPr>
              <w:spacing w:before="200" w:after="200" w:line="240" w:lineRule="auto"/>
              <w:jc w:val="center"/>
            </w:pPr>
            <w:r>
              <w:rPr>
                <w:b/>
              </w:rPr>
              <w:t>Learning Progression</w:t>
            </w:r>
          </w:p>
        </w:tc>
        <w:tc>
          <w:tcPr>
            <w:tcW w:w="9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A922" w14:textId="481A0085" w:rsidR="0086698C" w:rsidRPr="001F299D" w:rsidRDefault="00CC4573">
            <w:pPr>
              <w:spacing w:before="200" w:after="200"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b/>
              </w:rPr>
              <w:t>Conceptual Pre-Loading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 w:rsidR="00F847D5">
              <w:rPr>
                <w:rFonts w:ascii="Arial Unicode MS" w:eastAsia="Arial Unicode MS" w:hAnsi="Arial Unicode MS" w:cs="Arial Unicode MS"/>
              </w:rPr>
              <w:t>Engagement on Real Live phenomena mode</w:t>
            </w:r>
            <w:r w:rsidR="001F299D">
              <w:rPr>
                <w:rFonts w:ascii="Arial Unicode MS" w:eastAsia="Arial Unicode MS" w:hAnsi="Arial Unicode MS" w:cs="Arial Unicode MS"/>
              </w:rPr>
              <w:t>l</w:t>
            </w:r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 w:rsidR="001F299D">
              <w:rPr>
                <w:rFonts w:ascii="Arial Unicode MS" w:eastAsia="Arial Unicode MS" w:hAnsi="Arial Unicode MS" w:cs="Arial Unicode MS"/>
              </w:rPr>
              <w:br/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b/>
              </w:rPr>
              <w:t>Applied Modeling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 w:rsidR="001F299D">
              <w:rPr>
                <w:rFonts w:ascii="Arial Unicode MS" w:eastAsia="Arial Unicode MS" w:hAnsi="Arial Unicode MS" w:cs="Arial Unicode MS"/>
              </w:rPr>
              <w:t>Representation on phenomena math equation model</w:t>
            </w:r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 w:rsidR="001F299D">
              <w:rPr>
                <w:rFonts w:ascii="Arial Unicode MS" w:eastAsia="Arial Unicode MS" w:hAnsi="Arial Unicode MS" w:cs="Arial Unicode MS"/>
              </w:rPr>
              <w:br/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b/>
              </w:rPr>
              <w:t>Computational Logic</w:t>
            </w:r>
            <w:r>
              <w:t xml:space="preserve"> </w:t>
            </w:r>
            <w:r w:rsidR="001F299D">
              <w:t xml:space="preserve">(Interaction on </w:t>
            </w:r>
            <w:proofErr w:type="spellStart"/>
            <w:r w:rsidR="001F299D">
              <w:t>Qiksit</w:t>
            </w:r>
            <w:proofErr w:type="spellEnd"/>
            <w:r w:rsidR="001F299D">
              <w:t>-Python code environment phenomena model.</w:t>
            </w:r>
            <w:r>
              <w:t>).</w:t>
            </w:r>
          </w:p>
        </w:tc>
      </w:tr>
      <w:tr w:rsidR="0086698C" w14:paraId="389350CB" w14:textId="77777777">
        <w:trPr>
          <w:trHeight w:val="495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FA55" w14:textId="77777777" w:rsidR="0086698C" w:rsidRDefault="00CC4573">
            <w:pPr>
              <w:spacing w:before="200" w:after="200" w:line="240" w:lineRule="auto"/>
              <w:jc w:val="center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9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47D3" w14:textId="77777777" w:rsidR="0086698C" w:rsidRDefault="00CC4573">
            <w:pPr>
              <w:spacing w:before="200" w:after="200" w:line="240" w:lineRule="auto"/>
              <w:rPr>
                <w:b/>
              </w:rPr>
            </w:pPr>
            <w:r>
              <w:rPr>
                <w:b/>
              </w:rPr>
              <w:t xml:space="preserve">4 </w:t>
            </w:r>
            <w:proofErr w:type="gramStart"/>
            <w:r>
              <w:rPr>
                <w:b/>
              </w:rPr>
              <w:t>Weeks  (</w:t>
            </w:r>
            <w:proofErr w:type="gramEnd"/>
            <w:r>
              <w:rPr>
                <w:b/>
              </w:rPr>
              <w:t xml:space="preserve">approx. 4 x </w:t>
            </w:r>
            <w:proofErr w:type="gramStart"/>
            <w:r>
              <w:rPr>
                <w:b/>
              </w:rPr>
              <w:t>45-60 minute</w:t>
            </w:r>
            <w:proofErr w:type="gramEnd"/>
            <w:r>
              <w:rPr>
                <w:b/>
              </w:rPr>
              <w:t xml:space="preserve"> sessions)</w:t>
            </w:r>
          </w:p>
        </w:tc>
      </w:tr>
      <w:tr w:rsidR="0086698C" w14:paraId="472ECDFF" w14:textId="77777777">
        <w:trPr>
          <w:trHeight w:val="785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4388" w14:textId="77777777" w:rsidR="0086698C" w:rsidRDefault="00CC4573">
            <w:pPr>
              <w:spacing w:before="200" w:after="200" w:line="240" w:lineRule="auto"/>
              <w:jc w:val="center"/>
            </w:pPr>
            <w:r>
              <w:rPr>
                <w:b/>
              </w:rPr>
              <w:lastRenderedPageBreak/>
              <w:t>Teacher Guidance</w:t>
            </w:r>
          </w:p>
        </w:tc>
        <w:tc>
          <w:tcPr>
            <w:tcW w:w="9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6C55" w14:textId="74AEE468" w:rsidR="001F299D" w:rsidRDefault="00CC4573">
            <w:pPr>
              <w:spacing w:before="200"/>
            </w:pPr>
            <w:r>
              <w:rPr>
                <w:b/>
              </w:rPr>
              <w:t>Week 1</w:t>
            </w:r>
            <w:r>
              <w:t xml:space="preserve"> </w:t>
            </w:r>
            <w:r w:rsidR="001F299D" w:rsidRPr="001F299D">
              <w:t>State Vectors &amp; Amplitudes. Calculating simple probabilities from α and β.</w:t>
            </w:r>
            <w:r w:rsidR="001F299D">
              <w:br/>
            </w:r>
            <w:r w:rsidR="001F299D" w:rsidRPr="001F299D">
              <w:rPr>
                <w:b/>
                <w:bCs/>
              </w:rPr>
              <w:t>Week 2</w:t>
            </w:r>
            <w:r w:rsidR="001F299D">
              <w:t xml:space="preserve"> </w:t>
            </w:r>
            <w:r w:rsidR="001F299D" w:rsidRPr="001F299D">
              <w:t xml:space="preserve">Bloch Sphere Mapping &amp; Pauli Gates. Visualizing </w:t>
            </w:r>
            <w:proofErr w:type="gramStart"/>
            <w:r w:rsidR="001F299D" w:rsidRPr="001F299D">
              <w:t>X,Y</w:t>
            </w:r>
            <w:proofErr w:type="gramEnd"/>
            <w:r w:rsidR="001F299D" w:rsidRPr="001F299D">
              <w:t xml:space="preserve">,Z rotations </w:t>
            </w:r>
            <w:r w:rsidR="001F299D">
              <w:br/>
            </w:r>
            <w:r w:rsidR="001F299D" w:rsidRPr="001F299D">
              <w:rPr>
                <w:b/>
                <w:bCs/>
              </w:rPr>
              <w:t>Week 3</w:t>
            </w:r>
            <w:r w:rsidR="001F299D">
              <w:t xml:space="preserve"> </w:t>
            </w:r>
            <w:r w:rsidR="001F299D" w:rsidRPr="001F299D">
              <w:t xml:space="preserve">CNOT Gate Function &amp; State Composition. Building the circuit. </w:t>
            </w:r>
            <w:r w:rsidR="001F299D">
              <w:br/>
            </w:r>
            <w:r w:rsidR="001F299D" w:rsidRPr="001F299D">
              <w:rPr>
                <w:b/>
                <w:bCs/>
              </w:rPr>
              <w:t>Week 4</w:t>
            </w:r>
            <w:r w:rsidR="001F299D">
              <w:t xml:space="preserve"> </w:t>
            </w:r>
            <w:r w:rsidR="001F299D" w:rsidRPr="001F299D">
              <w:t xml:space="preserve">Teleportation Circuit Logic. </w:t>
            </w:r>
            <w:r w:rsidR="001F299D">
              <w:t>Addressing the</w:t>
            </w:r>
            <w:r w:rsidR="001F299D" w:rsidRPr="001F299D">
              <w:t xml:space="preserve"> roles of the Bell State and measurement results in </w:t>
            </w:r>
            <w:r w:rsidR="001F299D" w:rsidRPr="001F299D">
              <w:rPr>
                <w:b/>
                <w:bCs/>
              </w:rPr>
              <w:t>determining the final correction gates</w:t>
            </w:r>
            <w:r w:rsidR="001F299D" w:rsidRPr="001F299D">
              <w:t>.</w:t>
            </w:r>
          </w:p>
        </w:tc>
      </w:tr>
    </w:tbl>
    <w:p w14:paraId="69A196A9" w14:textId="56B6E709" w:rsidR="0086698C" w:rsidRDefault="00CC4573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rp74mlnwcorv" w:colFirst="0" w:colLast="0"/>
      <w:bookmarkEnd w:id="3"/>
      <w:r>
        <w:rPr>
          <w:b/>
          <w:sz w:val="34"/>
          <w:szCs w:val="34"/>
        </w:rPr>
        <w:t xml:space="preserve">1. Pedagogical Framework: </w:t>
      </w:r>
      <w:r w:rsidR="00252D75">
        <w:rPr>
          <w:b/>
          <w:sz w:val="34"/>
          <w:szCs w:val="34"/>
        </w:rPr>
        <w:t>The Quantum Compass</w:t>
      </w:r>
    </w:p>
    <w:p w14:paraId="771DC83A" w14:textId="77777777" w:rsidR="0086698C" w:rsidRDefault="00CC4573">
      <w:pPr>
        <w:spacing w:before="240" w:after="240"/>
        <w:ind w:right="360"/>
      </w:pPr>
      <w:r>
        <w:t>This unit is designed for modular deployment across different subject classrooms, ensuring high accessibility and adoption.</w:t>
      </w:r>
    </w:p>
    <w:tbl>
      <w:tblPr>
        <w:tblStyle w:val="a0"/>
        <w:tblW w:w="11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6600"/>
        <w:gridCol w:w="2835"/>
      </w:tblGrid>
      <w:tr w:rsidR="0086698C" w14:paraId="685E3C5F" w14:textId="77777777">
        <w:trPr>
          <w:trHeight w:val="500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75C6B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Focus Area</w:t>
            </w:r>
          </w:p>
        </w:tc>
        <w:tc>
          <w:tcPr>
            <w:tcW w:w="6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15EBE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Objective (The student will be able to...)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C921D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Bloom's Level</w:t>
            </w:r>
          </w:p>
        </w:tc>
      </w:tr>
      <w:tr w:rsidR="0086698C" w14:paraId="7B8E5013" w14:textId="77777777">
        <w:trPr>
          <w:trHeight w:val="785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008D" w14:textId="77777777" w:rsidR="0086698C" w:rsidRDefault="00CC4573">
            <w:pPr>
              <w:spacing w:before="200"/>
              <w:jc w:val="center"/>
            </w:pPr>
            <w:r>
              <w:rPr>
                <w:b/>
              </w:rPr>
              <w:t>Science/Literacy</w:t>
            </w:r>
          </w:p>
        </w:tc>
        <w:tc>
          <w:tcPr>
            <w:tcW w:w="6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4D440" w14:textId="56ED651A" w:rsidR="0086698C" w:rsidRDefault="00CC4573">
            <w:pPr>
              <w:spacing w:before="200" w:after="200" w:line="240" w:lineRule="auto"/>
            </w:pPr>
            <w:r w:rsidRPr="00191CC0">
              <w:rPr>
                <w:b/>
                <w:bCs/>
              </w:rPr>
              <w:t>Define</w:t>
            </w:r>
            <w:r>
              <w:t xml:space="preserve"> </w:t>
            </w:r>
            <w:r w:rsidR="00252D75">
              <w:t xml:space="preserve">a Quantum State Vector, understand superposition and </w:t>
            </w:r>
            <w:r w:rsidR="00252D75" w:rsidRPr="00191CC0">
              <w:rPr>
                <w:b/>
                <w:bCs/>
              </w:rPr>
              <w:t>analyz</w:t>
            </w:r>
            <w:r w:rsidR="00191CC0" w:rsidRPr="00191CC0">
              <w:rPr>
                <w:b/>
                <w:bCs/>
              </w:rPr>
              <w:t>e</w:t>
            </w:r>
            <w:r w:rsidR="00252D75">
              <w:t xml:space="preserve"> entanglement representation on two </w:t>
            </w:r>
            <w:proofErr w:type="spellStart"/>
            <w:r w:rsidR="00252D75">
              <w:t>qbits</w:t>
            </w:r>
            <w:proofErr w:type="spellEnd"/>
            <w:r w:rsidR="00252D75"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F697A" w14:textId="77777777" w:rsidR="0086698C" w:rsidRDefault="00CC4573">
            <w:pPr>
              <w:spacing w:before="200"/>
              <w:jc w:val="center"/>
            </w:pPr>
            <w:r>
              <w:t>Analyzing, Understanding</w:t>
            </w:r>
          </w:p>
        </w:tc>
      </w:tr>
      <w:tr w:rsidR="0086698C" w14:paraId="12C86CFA" w14:textId="77777777">
        <w:trPr>
          <w:trHeight w:val="785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D22E" w14:textId="77777777" w:rsidR="0086698C" w:rsidRDefault="00CC4573">
            <w:pPr>
              <w:spacing w:before="200"/>
              <w:jc w:val="center"/>
            </w:pPr>
            <w:r>
              <w:rPr>
                <w:b/>
              </w:rPr>
              <w:t>Mathematics</w:t>
            </w:r>
          </w:p>
        </w:tc>
        <w:tc>
          <w:tcPr>
            <w:tcW w:w="6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5EA22" w14:textId="77777777" w:rsidR="0086698C" w:rsidRDefault="00CC4573">
            <w:pPr>
              <w:spacing w:before="200" w:after="200" w:line="240" w:lineRule="auto"/>
            </w:pPr>
            <w:r>
              <w:rPr>
                <w:b/>
              </w:rPr>
              <w:t>Apply</w:t>
            </w:r>
            <w:r>
              <w:t xml:space="preserve"> the 100% probability rule (α%+β%=100%) to solve basic algebraic equations.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CF68" w14:textId="77777777" w:rsidR="0086698C" w:rsidRDefault="00CC4573">
            <w:pPr>
              <w:spacing w:before="200"/>
              <w:jc w:val="center"/>
            </w:pPr>
            <w:r>
              <w:t>Applying</w:t>
            </w:r>
          </w:p>
        </w:tc>
      </w:tr>
      <w:tr w:rsidR="0086698C" w14:paraId="6F85ABBD" w14:textId="77777777">
        <w:trPr>
          <w:trHeight w:val="1055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5C09" w14:textId="77777777" w:rsidR="0086698C" w:rsidRDefault="00CC4573">
            <w:pPr>
              <w:spacing w:before="200"/>
              <w:jc w:val="center"/>
            </w:pPr>
            <w:r>
              <w:rPr>
                <w:b/>
              </w:rPr>
              <w:t>Computational</w:t>
            </w:r>
          </w:p>
        </w:tc>
        <w:tc>
          <w:tcPr>
            <w:tcW w:w="6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C8C01" w14:textId="77777777" w:rsidR="0086698C" w:rsidRDefault="00CC4573">
            <w:pPr>
              <w:spacing w:before="200" w:after="200" w:line="240" w:lineRule="auto"/>
            </w:pPr>
            <w:r>
              <w:rPr>
                <w:b/>
              </w:rPr>
              <w:t>Sequence</w:t>
            </w:r>
            <w:r>
              <w:t xml:space="preserve"> conceptual quantum commands (Hadamard Gate, Measurement) and understand basic </w:t>
            </w:r>
            <w:r>
              <w:rPr>
                <w:b/>
              </w:rPr>
              <w:t>Entanglement/Correlation</w:t>
            </w:r>
            <w:r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3C7D3" w14:textId="77777777" w:rsidR="0086698C" w:rsidRDefault="00CC4573">
            <w:pPr>
              <w:spacing w:before="200"/>
              <w:jc w:val="center"/>
            </w:pPr>
            <w:r>
              <w:t>Creating</w:t>
            </w:r>
          </w:p>
        </w:tc>
      </w:tr>
    </w:tbl>
    <w:p w14:paraId="46B3FFEC" w14:textId="06BDB79A" w:rsidR="0086698C" w:rsidRDefault="00CC4573" w:rsidP="00F3402A">
      <w:r>
        <w:t xml:space="preserve"> </w:t>
      </w:r>
      <w:bookmarkStart w:id="4" w:name="_1os56wngd0tw" w:colFirst="0" w:colLast="0"/>
      <w:bookmarkStart w:id="5" w:name="_eksdzh3svr9r" w:colFirst="0" w:colLast="0"/>
      <w:bookmarkStart w:id="6" w:name="_k9x6g14c4xds" w:colFirst="0" w:colLast="0"/>
      <w:bookmarkStart w:id="7" w:name="_jx9ybnpqhhk4" w:colFirst="0" w:colLast="0"/>
      <w:bookmarkStart w:id="8" w:name="_a4njpkyyizm" w:colFirst="0" w:colLast="0"/>
      <w:bookmarkEnd w:id="4"/>
      <w:bookmarkEnd w:id="5"/>
      <w:bookmarkEnd w:id="6"/>
      <w:bookmarkEnd w:id="7"/>
      <w:bookmarkEnd w:id="8"/>
    </w:p>
    <w:p w14:paraId="2CE681B0" w14:textId="77777777" w:rsidR="00F3402A" w:rsidRDefault="00F3402A" w:rsidP="00F3402A"/>
    <w:p w14:paraId="026DCC7E" w14:textId="4F7B9501" w:rsidR="0086698C" w:rsidRDefault="00CC4573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9" w:name="_x4q4xz4kp89u" w:colFirst="0" w:colLast="0"/>
      <w:bookmarkEnd w:id="9"/>
      <w:r>
        <w:rPr>
          <w:b/>
          <w:sz w:val="34"/>
          <w:szCs w:val="34"/>
        </w:rPr>
        <w:lastRenderedPageBreak/>
        <w:t>2</w:t>
      </w:r>
      <w:r>
        <w:rPr>
          <w:b/>
          <w:sz w:val="34"/>
          <w:szCs w:val="34"/>
        </w:rPr>
        <w:t xml:space="preserve">. Tier </w:t>
      </w:r>
      <w:r w:rsidR="004D4082">
        <w:rPr>
          <w:b/>
          <w:sz w:val="34"/>
          <w:szCs w:val="34"/>
        </w:rPr>
        <w:t>2</w:t>
      </w:r>
      <w:r>
        <w:rPr>
          <w:b/>
          <w:sz w:val="34"/>
          <w:szCs w:val="34"/>
        </w:rPr>
        <w:t xml:space="preserve"> Curriculum Sequence (4 Weeks)</w:t>
      </w:r>
    </w:p>
    <w:p w14:paraId="494AB1C6" w14:textId="77777777" w:rsidR="0086698C" w:rsidRDefault="00CC4573">
      <w:pPr>
        <w:spacing w:before="240" w:after="240"/>
      </w:pPr>
      <w:r>
        <w:t>The curriculum gradually builds complexity from reading comprehension to multi-qubit logic.</w:t>
      </w:r>
    </w:p>
    <w:tbl>
      <w:tblPr>
        <w:tblStyle w:val="a1"/>
        <w:tblW w:w="12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1455"/>
        <w:gridCol w:w="3615"/>
        <w:gridCol w:w="3900"/>
      </w:tblGrid>
      <w:tr w:rsidR="0086698C" w14:paraId="3A7D0FDA" w14:textId="77777777">
        <w:trPr>
          <w:trHeight w:val="500"/>
        </w:trPr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2D505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Module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2F45D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Weeks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55B91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Core Activity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A3F7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Key Quantum Concept</w:t>
            </w:r>
          </w:p>
        </w:tc>
      </w:tr>
      <w:tr w:rsidR="0086698C" w14:paraId="76E194D7" w14:textId="77777777">
        <w:trPr>
          <w:trHeight w:val="1340"/>
        </w:trPr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3B1D" w14:textId="77777777" w:rsidR="00653CBB" w:rsidRPr="00653CBB" w:rsidRDefault="00CC4573" w:rsidP="00653CBB">
            <w:pPr>
              <w:spacing w:before="200" w:after="200" w:line="240" w:lineRule="auto"/>
              <w:rPr>
                <w:b/>
                <w:lang w:val="es-CO"/>
              </w:rPr>
            </w:pPr>
            <w:r>
              <w:rPr>
                <w:b/>
              </w:rPr>
              <w:t xml:space="preserve">1. </w:t>
            </w:r>
            <w:r w:rsidR="00653CBB" w:rsidRPr="00653CBB">
              <w:rPr>
                <w:b/>
                <w:bCs/>
                <w:lang w:val="es-CO"/>
              </w:rPr>
              <w:t xml:space="preserve">QBITS </w:t>
            </w:r>
            <w:proofErr w:type="spellStart"/>
            <w:r w:rsidR="00653CBB" w:rsidRPr="00653CBB">
              <w:rPr>
                <w:b/>
                <w:bCs/>
                <w:lang w:val="es-CO"/>
              </w:rPr>
              <w:t>State</w:t>
            </w:r>
            <w:proofErr w:type="spellEnd"/>
            <w:r w:rsidR="00653CBB" w:rsidRPr="00653CBB">
              <w:rPr>
                <w:b/>
                <w:bCs/>
                <w:lang w:val="es-CO"/>
              </w:rPr>
              <w:t xml:space="preserve"> </w:t>
            </w:r>
            <w:proofErr w:type="spellStart"/>
            <w:r w:rsidR="00653CBB" w:rsidRPr="00653CBB">
              <w:rPr>
                <w:b/>
                <w:bCs/>
                <w:lang w:val="es-CO"/>
              </w:rPr>
              <w:t>Vectors</w:t>
            </w:r>
            <w:proofErr w:type="spellEnd"/>
            <w:r w:rsidR="00653CBB" w:rsidRPr="00653CBB">
              <w:rPr>
                <w:b/>
                <w:bCs/>
                <w:lang w:val="es-CO"/>
              </w:rPr>
              <w:t xml:space="preserve"> and </w:t>
            </w:r>
            <w:proofErr w:type="spellStart"/>
            <w:r w:rsidR="00653CBB" w:rsidRPr="00653CBB">
              <w:rPr>
                <w:b/>
                <w:bCs/>
                <w:lang w:val="es-CO"/>
              </w:rPr>
              <w:t>Your</w:t>
            </w:r>
            <w:proofErr w:type="spellEnd"/>
            <w:r w:rsidR="00653CBB" w:rsidRPr="00653CBB">
              <w:rPr>
                <w:b/>
                <w:bCs/>
                <w:lang w:val="es-CO"/>
              </w:rPr>
              <w:t xml:space="preserve"> </w:t>
            </w:r>
            <w:proofErr w:type="spellStart"/>
            <w:r w:rsidR="00653CBB" w:rsidRPr="00653CBB">
              <w:rPr>
                <w:b/>
                <w:bCs/>
                <w:lang w:val="es-CO"/>
              </w:rPr>
              <w:t>First</w:t>
            </w:r>
            <w:proofErr w:type="spellEnd"/>
            <w:r w:rsidR="00653CBB" w:rsidRPr="00653CBB">
              <w:rPr>
                <w:b/>
                <w:bCs/>
                <w:lang w:val="es-CO"/>
              </w:rPr>
              <w:t xml:space="preserve"> </w:t>
            </w:r>
            <w:proofErr w:type="spellStart"/>
            <w:r w:rsidR="00653CBB" w:rsidRPr="00653CBB">
              <w:rPr>
                <w:b/>
                <w:bCs/>
                <w:lang w:val="es-CO"/>
              </w:rPr>
              <w:t>Qiskit</w:t>
            </w:r>
            <w:proofErr w:type="spellEnd"/>
            <w:r w:rsidR="00653CBB" w:rsidRPr="00653CBB">
              <w:rPr>
                <w:b/>
                <w:bCs/>
                <w:lang w:val="es-CO"/>
              </w:rPr>
              <w:t xml:space="preserve"> </w:t>
            </w:r>
            <w:proofErr w:type="spellStart"/>
            <w:r w:rsidR="00653CBB" w:rsidRPr="00653CBB">
              <w:rPr>
                <w:b/>
                <w:bCs/>
                <w:lang w:val="es-CO"/>
              </w:rPr>
              <w:t>Circuit</w:t>
            </w:r>
            <w:proofErr w:type="spellEnd"/>
          </w:p>
          <w:p w14:paraId="6AD5DEDB" w14:textId="629B776A" w:rsidR="0086698C" w:rsidRDefault="0086698C">
            <w:pPr>
              <w:spacing w:before="200" w:after="200" w:line="240" w:lineRule="auto"/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6E66" w14:textId="77777777" w:rsidR="0086698C" w:rsidRDefault="00CC4573">
            <w:pPr>
              <w:spacing w:before="200" w:after="200" w:line="240" w:lineRule="auto"/>
              <w:jc w:val="center"/>
            </w:pPr>
            <w:r>
              <w:rPr>
                <w:b/>
              </w:rPr>
              <w:t>Week 1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3344C" w14:textId="5455E819" w:rsidR="00367C97" w:rsidRDefault="00367C97">
            <w:pPr>
              <w:spacing w:before="200" w:after="200" w:line="240" w:lineRule="auto"/>
              <w:rPr>
                <w:b/>
              </w:rPr>
            </w:pPr>
            <w:r>
              <w:rPr>
                <w:b/>
              </w:rPr>
              <w:t>Magn</w:t>
            </w:r>
            <w:r w:rsidR="004A6F01">
              <w:rPr>
                <w:b/>
              </w:rPr>
              <w:t>e</w:t>
            </w:r>
            <w:r>
              <w:rPr>
                <w:b/>
              </w:rPr>
              <w:t>tic Field and Compass Orientation</w:t>
            </w:r>
          </w:p>
          <w:p w14:paraId="295AB495" w14:textId="5EBD71C6" w:rsidR="004A6F01" w:rsidRDefault="004A6F01">
            <w:pPr>
              <w:spacing w:before="200" w:after="200" w:line="240" w:lineRule="auto"/>
              <w:rPr>
                <w:b/>
              </w:rPr>
            </w:pPr>
            <w:r>
              <w:rPr>
                <w:b/>
              </w:rPr>
              <w:t>Compas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Math Modeling</w:t>
            </w:r>
          </w:p>
          <w:p w14:paraId="00232134" w14:textId="43DFA1F8" w:rsidR="004A6F01" w:rsidRDefault="004A6F01">
            <w:pPr>
              <w:spacing w:before="200" w:after="200" w:line="240" w:lineRule="auto"/>
              <w:rPr>
                <w:b/>
              </w:rPr>
            </w:pPr>
            <w:r>
              <w:rPr>
                <w:b/>
              </w:rPr>
              <w:t>From Physical Rotation to State Rotation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From Compass to Qbit</w:t>
            </w:r>
          </w:p>
          <w:p w14:paraId="2F3EF5D4" w14:textId="3146D09C" w:rsidR="0086698C" w:rsidRPr="00367C97" w:rsidRDefault="00367C97">
            <w:pPr>
              <w:spacing w:before="200" w:after="200" w:line="240" w:lineRule="auto"/>
              <w:rPr>
                <w:bCs/>
              </w:rPr>
            </w:pPr>
            <w:r>
              <w:rPr>
                <w:bCs/>
              </w:rPr>
              <w:t>(</w:t>
            </w:r>
            <w:proofErr w:type="spellStart"/>
            <w:r>
              <w:rPr>
                <w:bCs/>
              </w:rPr>
              <w:t>Jupyter</w:t>
            </w:r>
            <w:proofErr w:type="spellEnd"/>
            <w:r>
              <w:rPr>
                <w:bCs/>
              </w:rPr>
              <w:t xml:space="preserve"> Lab).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36CF" w14:textId="77777777" w:rsidR="004A6F01" w:rsidRDefault="004A6F01" w:rsidP="004A6F01">
            <w:pPr>
              <w:spacing w:before="200" w:after="200" w:line="240" w:lineRule="auto"/>
            </w:pPr>
            <w:r>
              <w:t>Vector State</w:t>
            </w:r>
          </w:p>
          <w:p w14:paraId="6C2EE345" w14:textId="113C5647" w:rsidR="004A6F01" w:rsidRDefault="00367C97">
            <w:pPr>
              <w:spacing w:before="200" w:after="200" w:line="240" w:lineRule="auto"/>
            </w:pPr>
            <w:r>
              <w:t xml:space="preserve">Noise </w:t>
            </w:r>
          </w:p>
          <w:p w14:paraId="4799B742" w14:textId="77777777" w:rsidR="004A6F01" w:rsidRDefault="004A6F01">
            <w:pPr>
              <w:spacing w:before="200" w:after="200" w:line="240" w:lineRule="auto"/>
            </w:pPr>
          </w:p>
          <w:p w14:paraId="1D699764" w14:textId="5FD95EAF" w:rsidR="0086698C" w:rsidRDefault="00367C97">
            <w:pPr>
              <w:spacing w:before="200" w:after="200" w:line="240" w:lineRule="auto"/>
            </w:pPr>
            <w:r>
              <w:t>.</w:t>
            </w:r>
          </w:p>
        </w:tc>
      </w:tr>
      <w:tr w:rsidR="0086698C" w14:paraId="19A982EC" w14:textId="77777777">
        <w:trPr>
          <w:trHeight w:val="785"/>
        </w:trPr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012E" w14:textId="51DA2776" w:rsidR="0086698C" w:rsidRDefault="00CC4573">
            <w:pPr>
              <w:spacing w:before="200" w:after="200" w:line="240" w:lineRule="auto"/>
            </w:pPr>
            <w:r>
              <w:rPr>
                <w:b/>
              </w:rPr>
              <w:t xml:space="preserve">2. </w:t>
            </w:r>
            <w:r w:rsidR="00F3402A">
              <w:rPr>
                <w:b/>
              </w:rPr>
              <w:t>From Angels to Probabilities</w:t>
            </w:r>
            <w:r w:rsidR="004A6F01">
              <w:rPr>
                <w:b/>
              </w:rPr>
              <w:t xml:space="preserve"> lab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20BF6" w14:textId="77777777" w:rsidR="0086698C" w:rsidRDefault="00CC4573">
            <w:pPr>
              <w:spacing w:before="200" w:after="200" w:line="240" w:lineRule="auto"/>
              <w:jc w:val="center"/>
            </w:pPr>
            <w:r>
              <w:rPr>
                <w:b/>
              </w:rPr>
              <w:t>Week 2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6F12" w14:textId="1DB12BD3" w:rsidR="004A6F01" w:rsidRDefault="00F3402A">
            <w:pPr>
              <w:spacing w:before="200" w:after="200" w:line="240" w:lineRule="auto"/>
              <w:rPr>
                <w:b/>
              </w:rPr>
            </w:pPr>
            <w:proofErr w:type="spellStart"/>
            <w:r>
              <w:rPr>
                <w:b/>
              </w:rPr>
              <w:t>Qbits</w:t>
            </w:r>
            <w:proofErr w:type="spellEnd"/>
            <w:r>
              <w:rPr>
                <w:b/>
              </w:rPr>
              <w:t xml:space="preserve"> – Angels, Probabilities and </w:t>
            </w:r>
            <w:proofErr w:type="spellStart"/>
            <w:r>
              <w:rPr>
                <w:b/>
              </w:rPr>
              <w:t>Qiskit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Statevectors</w:t>
            </w:r>
            <w:proofErr w:type="spellEnd"/>
          </w:p>
          <w:p w14:paraId="40EC2841" w14:textId="726F68DE" w:rsidR="00F3402A" w:rsidRDefault="00F3402A">
            <w:pPr>
              <w:spacing w:before="200" w:after="20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The Bloch Sphere the Map of the </w:t>
            </w:r>
            <w:proofErr w:type="spellStart"/>
            <w:r>
              <w:rPr>
                <w:b/>
                <w:bCs/>
              </w:rPr>
              <w:t>Qbits</w:t>
            </w:r>
            <w:proofErr w:type="spellEnd"/>
          </w:p>
          <w:p w14:paraId="068944A8" w14:textId="0F371C81" w:rsidR="00F3402A" w:rsidRDefault="00F3402A">
            <w:pPr>
              <w:spacing w:before="200" w:after="20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Quantum State Transformations</w:t>
            </w:r>
          </w:p>
          <w:p w14:paraId="11359B72" w14:textId="4F04D073" w:rsidR="004A6F01" w:rsidRPr="00F3402A" w:rsidRDefault="00F3402A">
            <w:pPr>
              <w:spacing w:before="200" w:after="20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Rotations and Axes (Rx, Ry, Rz)</w:t>
            </w:r>
          </w:p>
          <w:p w14:paraId="26C1DCCC" w14:textId="7FC226CC" w:rsidR="0086698C" w:rsidRDefault="00CC4573">
            <w:pPr>
              <w:spacing w:before="200" w:after="200" w:line="240" w:lineRule="auto"/>
            </w:pPr>
            <w:r>
              <w:t>(</w:t>
            </w:r>
            <w:proofErr w:type="spellStart"/>
            <w:r w:rsidR="004A6F01">
              <w:t>Jupyter</w:t>
            </w:r>
            <w:proofErr w:type="spellEnd"/>
            <w:r w:rsidR="004A6F01">
              <w:t xml:space="preserve"> Lab</w:t>
            </w:r>
            <w:r>
              <w:t>).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3E78" w14:textId="54452CBA" w:rsidR="0086698C" w:rsidRDefault="004A6F01">
            <w:pPr>
              <w:spacing w:before="200" w:after="200" w:line="240" w:lineRule="auto"/>
            </w:pPr>
            <w:r w:rsidRPr="004A6F01">
              <w:rPr>
                <w:bCs/>
              </w:rPr>
              <w:t>Pro</w:t>
            </w:r>
            <w:r>
              <w:t>babilities</w:t>
            </w:r>
            <w:r w:rsidR="00F3402A">
              <w:t>, Rotations and</w:t>
            </w:r>
            <w:r>
              <w:t xml:space="preserve"> Measurement</w:t>
            </w:r>
            <w:r w:rsidR="0014612A">
              <w:t>, Bloch sphere.</w:t>
            </w:r>
          </w:p>
        </w:tc>
      </w:tr>
      <w:tr w:rsidR="0086698C" w14:paraId="6A828932" w14:textId="77777777">
        <w:trPr>
          <w:trHeight w:val="1055"/>
        </w:trPr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05EFE" w14:textId="060A5EA4" w:rsidR="0086698C" w:rsidRDefault="00CC4573">
            <w:pPr>
              <w:spacing w:before="200" w:after="200" w:line="240" w:lineRule="auto"/>
            </w:pPr>
            <w:r>
              <w:rPr>
                <w:b/>
              </w:rPr>
              <w:lastRenderedPageBreak/>
              <w:t xml:space="preserve">3. </w:t>
            </w:r>
            <w:r w:rsidR="00653CBB">
              <w:rPr>
                <w:b/>
              </w:rPr>
              <w:t>Basic Entanglement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0625" w14:textId="77777777" w:rsidR="0086698C" w:rsidRDefault="00CC4573">
            <w:pPr>
              <w:spacing w:before="200" w:after="200" w:line="240" w:lineRule="auto"/>
              <w:jc w:val="center"/>
            </w:pPr>
            <w:r>
              <w:rPr>
                <w:b/>
              </w:rPr>
              <w:t>Week 3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34CF" w14:textId="77777777" w:rsidR="0086698C" w:rsidRDefault="00653CBB">
            <w:pPr>
              <w:spacing w:before="200" w:after="200" w:line="240" w:lineRule="auto"/>
            </w:pPr>
            <w:r>
              <w:rPr>
                <w:b/>
              </w:rPr>
              <w:t>Two Magnetic Arrows on Resonant Field</w:t>
            </w:r>
          </w:p>
          <w:p w14:paraId="5D0DAB68" w14:textId="317CB97F" w:rsidR="0014612A" w:rsidRDefault="0014612A">
            <w:pPr>
              <w:spacing w:before="200" w:after="200" w:line="240" w:lineRule="auto"/>
            </w:pPr>
            <w:r>
              <w:t>(</w:t>
            </w:r>
            <w:proofErr w:type="spellStart"/>
            <w:r>
              <w:t>Jupyter</w:t>
            </w:r>
            <w:proofErr w:type="spellEnd"/>
            <w:r>
              <w:t xml:space="preserve"> Lab)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992F" w14:textId="678BBEAD" w:rsidR="0086698C" w:rsidRDefault="00CC4573">
            <w:pPr>
              <w:spacing w:before="200" w:after="200" w:line="240" w:lineRule="auto"/>
            </w:pPr>
            <w:r>
              <w:rPr>
                <w:b/>
              </w:rPr>
              <w:t xml:space="preserve">Quantum </w:t>
            </w:r>
            <w:proofErr w:type="gramStart"/>
            <w:r>
              <w:rPr>
                <w:b/>
              </w:rPr>
              <w:t xml:space="preserve">Gates </w:t>
            </w:r>
            <w:r w:rsidR="0014612A">
              <w:rPr>
                <w:b/>
              </w:rPr>
              <w:t xml:space="preserve"> X</w:t>
            </w:r>
            <w:proofErr w:type="gramEnd"/>
            <w:r w:rsidR="0014612A">
              <w:rPr>
                <w:b/>
              </w:rPr>
              <w:t xml:space="preserve">, </w:t>
            </w:r>
            <w:proofErr w:type="spellStart"/>
            <w:r w:rsidR="0014612A">
              <w:rPr>
                <w:b/>
              </w:rPr>
              <w:t>Cnot</w:t>
            </w:r>
            <w:proofErr w:type="spellEnd"/>
            <w:r w:rsidR="00257B36">
              <w:rPr>
                <w:b/>
              </w:rPr>
              <w:t xml:space="preserve">, </w:t>
            </w:r>
            <w:r w:rsidR="0014612A">
              <w:rPr>
                <w:b/>
              </w:rPr>
              <w:t>Hadamard.</w:t>
            </w:r>
          </w:p>
        </w:tc>
      </w:tr>
      <w:tr w:rsidR="0086698C" w14:paraId="48D8D2EC" w14:textId="77777777">
        <w:trPr>
          <w:trHeight w:val="1055"/>
        </w:trPr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3D60" w14:textId="04207A38" w:rsidR="0086698C" w:rsidRDefault="00CC4573">
            <w:pPr>
              <w:spacing w:before="200" w:after="200" w:line="240" w:lineRule="auto"/>
            </w:pPr>
            <w:r>
              <w:rPr>
                <w:b/>
              </w:rPr>
              <w:t xml:space="preserve">4. </w:t>
            </w:r>
            <w:r w:rsidR="002D3F71">
              <w:rPr>
                <w:b/>
              </w:rPr>
              <w:t>The Real Teleportation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492B" w14:textId="77777777" w:rsidR="0086698C" w:rsidRDefault="00CC4573">
            <w:pPr>
              <w:spacing w:before="200" w:after="200" w:line="240" w:lineRule="auto"/>
              <w:jc w:val="center"/>
            </w:pPr>
            <w:r>
              <w:rPr>
                <w:b/>
              </w:rPr>
              <w:t>Week 4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C06D" w14:textId="2D2DD699" w:rsidR="0086698C" w:rsidRDefault="00571802">
            <w:pPr>
              <w:spacing w:before="200" w:after="200" w:line="240" w:lineRule="auto"/>
            </w:pPr>
            <w:r>
              <w:rPr>
                <w:b/>
              </w:rPr>
              <w:t>The Arrow Teleported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EC38" w14:textId="6C13765F" w:rsidR="0086698C" w:rsidRDefault="00CC4573">
            <w:pPr>
              <w:spacing w:before="200" w:after="200" w:line="240" w:lineRule="auto"/>
            </w:pPr>
            <w:r>
              <w:rPr>
                <w:b/>
              </w:rPr>
              <w:t>Entanglement/Correlation</w:t>
            </w:r>
            <w:r w:rsidR="00571802">
              <w:t>, Bell States.</w:t>
            </w:r>
          </w:p>
        </w:tc>
      </w:tr>
    </w:tbl>
    <w:p w14:paraId="025DEBFE" w14:textId="77777777" w:rsidR="0086698C" w:rsidRDefault="0086698C">
      <w:bookmarkStart w:id="10" w:name="_v7cqh1e7zpeq" w:colFirst="0" w:colLast="0"/>
      <w:bookmarkEnd w:id="10"/>
    </w:p>
    <w:p w14:paraId="0A5C0D5D" w14:textId="6E8390CE" w:rsidR="0086698C" w:rsidRDefault="00CC4573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1" w:name="_f5jdsxdy3toz" w:colFirst="0" w:colLast="0"/>
      <w:bookmarkEnd w:id="11"/>
      <w:r>
        <w:rPr>
          <w:b/>
          <w:sz w:val="34"/>
          <w:szCs w:val="34"/>
        </w:rPr>
        <w:t>3. Foundational Literacy Units (Weeks 1</w:t>
      </w:r>
      <w:r w:rsidR="004D4082">
        <w:rPr>
          <w:b/>
          <w:sz w:val="34"/>
          <w:szCs w:val="34"/>
        </w:rPr>
        <w:t>-4</w:t>
      </w:r>
      <w:r>
        <w:rPr>
          <w:b/>
          <w:sz w:val="34"/>
          <w:szCs w:val="34"/>
        </w:rPr>
        <w:t>)</w:t>
      </w:r>
    </w:p>
    <w:p w14:paraId="0879543F" w14:textId="0E8A3068" w:rsidR="0086698C" w:rsidRDefault="00CC4573">
      <w:pPr>
        <w:spacing w:before="240" w:after="240"/>
      </w:pPr>
      <w:r>
        <w:t xml:space="preserve">These resources provide the conceptual </w:t>
      </w:r>
      <w:r w:rsidR="0009445C">
        <w:t>requirements for the teacher before bringing the notebooks to the students.</w:t>
      </w:r>
    </w:p>
    <w:p w14:paraId="31A1B5DA" w14:textId="3E5C2974" w:rsidR="0086698C" w:rsidRDefault="00CC4573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781t1b8ozu51" w:colFirst="0" w:colLast="0"/>
      <w:bookmarkEnd w:id="12"/>
      <w:r>
        <w:rPr>
          <w:b/>
          <w:color w:val="000000"/>
          <w:sz w:val="26"/>
          <w:szCs w:val="26"/>
        </w:rPr>
        <w:t xml:space="preserve">Unit A: </w:t>
      </w:r>
      <w:r w:rsidR="0009445C">
        <w:rPr>
          <w:b/>
          <w:color w:val="000000"/>
          <w:sz w:val="26"/>
          <w:szCs w:val="26"/>
        </w:rPr>
        <w:t>Compass on Magnetic Field</w:t>
      </w:r>
      <w:r>
        <w:rPr>
          <w:b/>
          <w:color w:val="000000"/>
          <w:sz w:val="26"/>
          <w:szCs w:val="26"/>
        </w:rPr>
        <w:t xml:space="preserve"> (ELA/Narrative Focus)</w:t>
      </w:r>
    </w:p>
    <w:tbl>
      <w:tblPr>
        <w:tblStyle w:val="a2"/>
        <w:tblW w:w="11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2940"/>
        <w:gridCol w:w="6135"/>
      </w:tblGrid>
      <w:tr w:rsidR="0086698C" w14:paraId="4B439C0B" w14:textId="77777777">
        <w:trPr>
          <w:trHeight w:val="500"/>
        </w:trPr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322E" w14:textId="77777777" w:rsidR="0086698C" w:rsidRDefault="00CC4573">
            <w:pPr>
              <w:spacing w:before="200"/>
              <w:jc w:val="center"/>
              <w:rPr>
                <w:b/>
              </w:rPr>
            </w:pPr>
            <w:r>
              <w:rPr>
                <w:b/>
              </w:rPr>
              <w:t>Core Metaphor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3DB37" w14:textId="77777777" w:rsidR="0086698C" w:rsidRDefault="00CC4573">
            <w:pPr>
              <w:spacing w:before="200"/>
              <w:jc w:val="center"/>
              <w:rPr>
                <w:b/>
              </w:rPr>
            </w:pPr>
            <w:r>
              <w:rPr>
                <w:b/>
              </w:rPr>
              <w:t>Quantum Concept</w:t>
            </w:r>
          </w:p>
        </w:tc>
        <w:tc>
          <w:tcPr>
            <w:tcW w:w="6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91EB" w14:textId="77777777" w:rsidR="0086698C" w:rsidRDefault="00CC4573">
            <w:pPr>
              <w:spacing w:before="200"/>
              <w:jc w:val="center"/>
              <w:rPr>
                <w:b/>
              </w:rPr>
            </w:pPr>
            <w:r>
              <w:rPr>
                <w:b/>
              </w:rPr>
              <w:t>Core Learning Idea for Students</w:t>
            </w:r>
          </w:p>
        </w:tc>
      </w:tr>
      <w:tr w:rsidR="0086698C" w14:paraId="776D9277" w14:textId="77777777">
        <w:trPr>
          <w:trHeight w:val="785"/>
        </w:trPr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62A42" w14:textId="11F4BF1B" w:rsidR="0086698C" w:rsidRDefault="00571802">
            <w:pPr>
              <w:spacing w:before="200"/>
            </w:pPr>
            <w:r>
              <w:rPr>
                <w:b/>
              </w:rPr>
              <w:t xml:space="preserve">Compass on </w:t>
            </w:r>
            <w:r w:rsidR="004D4082">
              <w:rPr>
                <w:b/>
              </w:rPr>
              <w:t xml:space="preserve">2D </w:t>
            </w:r>
            <w:r>
              <w:rPr>
                <w:b/>
              </w:rPr>
              <w:t>Magnetic Field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2520" w14:textId="77090D39" w:rsidR="0086698C" w:rsidRDefault="00026467">
            <w:pPr>
              <w:spacing w:before="200"/>
            </w:pPr>
            <w:r>
              <w:t xml:space="preserve">Qbit, Measurement, </w:t>
            </w:r>
            <w:r w:rsidR="00CC4573">
              <w:t>Superposition</w:t>
            </w:r>
          </w:p>
        </w:tc>
        <w:tc>
          <w:tcPr>
            <w:tcW w:w="6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4645" w14:textId="006F0788" w:rsidR="00026467" w:rsidRDefault="00CC4573">
            <w:pPr>
              <w:spacing w:before="200"/>
            </w:pPr>
            <w:r>
              <w:t>The Qubit can be in two states (0 and 1) at the same time.</w:t>
            </w:r>
            <w:r w:rsidR="00026467">
              <w:br/>
              <w:t>Measurement is probabilistic</w:t>
            </w:r>
            <w:r w:rsidR="00026467">
              <w:br/>
              <w:t xml:space="preserve">Noise </w:t>
            </w:r>
          </w:p>
        </w:tc>
      </w:tr>
      <w:tr w:rsidR="0086698C" w14:paraId="0076BADB" w14:textId="77777777">
        <w:trPr>
          <w:trHeight w:val="785"/>
        </w:trPr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D16C" w14:textId="6C438F5D" w:rsidR="0086698C" w:rsidRDefault="004D4082">
            <w:pPr>
              <w:spacing w:before="200"/>
            </w:pPr>
            <w:r>
              <w:rPr>
                <w:b/>
              </w:rPr>
              <w:t>Compass on 3D Magnetic Field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EF2F" w14:textId="05F9638A" w:rsidR="0086698C" w:rsidRDefault="004D4082">
            <w:pPr>
              <w:spacing w:before="200"/>
            </w:pPr>
            <w:r>
              <w:t>Bloch Sphere an</w:t>
            </w:r>
            <w:r w:rsidR="00026467">
              <w:t>d</w:t>
            </w:r>
            <w:r>
              <w:t xml:space="preserve"> Rotations</w:t>
            </w:r>
          </w:p>
        </w:tc>
        <w:tc>
          <w:tcPr>
            <w:tcW w:w="6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947A" w14:textId="262FBAB0" w:rsidR="0086698C" w:rsidRDefault="00026467">
            <w:pPr>
              <w:spacing w:before="200"/>
            </w:pPr>
            <w:r>
              <w:t>A Qbit on pure state or random state can be visualized on Bloch Sphere.</w:t>
            </w:r>
          </w:p>
        </w:tc>
      </w:tr>
      <w:tr w:rsidR="0086698C" w14:paraId="14323E1B" w14:textId="77777777">
        <w:trPr>
          <w:trHeight w:val="785"/>
        </w:trPr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B0F51" w14:textId="5BF7AC77" w:rsidR="0086698C" w:rsidRDefault="004D4082">
            <w:pPr>
              <w:spacing w:before="200"/>
            </w:pPr>
            <w:r>
              <w:rPr>
                <w:b/>
              </w:rPr>
              <w:t>Two Compass 3D Entangled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77344" w14:textId="40C1E3F4" w:rsidR="0086698C" w:rsidRDefault="00026467">
            <w:pPr>
              <w:spacing w:before="200"/>
            </w:pPr>
            <w:r>
              <w:rPr>
                <w:rFonts w:ascii="Arial Unicode MS" w:eastAsia="Arial Unicode MS" w:hAnsi="Arial Unicode MS" w:cs="Arial Unicode MS"/>
              </w:rPr>
              <w:t>Entanglement</w:t>
            </w:r>
          </w:p>
        </w:tc>
        <w:tc>
          <w:tcPr>
            <w:tcW w:w="6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B8AA" w14:textId="500B4217" w:rsidR="0086698C" w:rsidRDefault="00026467">
            <w:pPr>
              <w:spacing w:before="200"/>
            </w:pPr>
            <w:proofErr w:type="gramStart"/>
            <w:r>
              <w:t xml:space="preserve">Two </w:t>
            </w:r>
            <w:proofErr w:type="spellStart"/>
            <w:r>
              <w:t>o</w:t>
            </w:r>
            <w:proofErr w:type="spellEnd"/>
            <w:proofErr w:type="gramEnd"/>
            <w:r>
              <w:t xml:space="preserve"> more Qubits could share their phase.</w:t>
            </w:r>
          </w:p>
        </w:tc>
      </w:tr>
    </w:tbl>
    <w:p w14:paraId="36F3FFAC" w14:textId="531036B5" w:rsidR="0086698C" w:rsidRDefault="0086698C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ak4nd0yy2aij" w:colFirst="0" w:colLast="0"/>
      <w:bookmarkEnd w:id="13"/>
    </w:p>
    <w:tbl>
      <w:tblPr>
        <w:tblStyle w:val="a3"/>
        <w:tblW w:w="12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4890"/>
        <w:gridCol w:w="4410"/>
      </w:tblGrid>
      <w:tr w:rsidR="0086698C" w14:paraId="3721CFF7" w14:textId="77777777">
        <w:trPr>
          <w:trHeight w:val="5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441C0" w14:textId="7CACC90D" w:rsidR="0086698C" w:rsidRDefault="004D4082">
            <w:pPr>
              <w:jc w:val="center"/>
              <w:rPr>
                <w:b/>
              </w:rPr>
            </w:pPr>
            <w:r>
              <w:rPr>
                <w:b/>
              </w:rPr>
              <w:t>Core Metaphor</w:t>
            </w:r>
          </w:p>
        </w:tc>
        <w:tc>
          <w:tcPr>
            <w:tcW w:w="4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3B8A" w14:textId="5CB38FFE" w:rsidR="0086698C" w:rsidRDefault="004D4082">
            <w:pPr>
              <w:jc w:val="center"/>
              <w:rPr>
                <w:b/>
              </w:rPr>
            </w:pPr>
            <w:r>
              <w:rPr>
                <w:b/>
              </w:rPr>
              <w:t>Quantum Concept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0057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Key Assessment Area</w:t>
            </w:r>
          </w:p>
        </w:tc>
      </w:tr>
      <w:tr w:rsidR="0086698C" w14:paraId="616720D4" w14:textId="77777777">
        <w:trPr>
          <w:trHeight w:val="785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FFB6" w14:textId="23AE10E5" w:rsidR="0086698C" w:rsidRDefault="004D4082">
            <w:pPr>
              <w:spacing w:before="200"/>
            </w:pPr>
            <w:r>
              <w:rPr>
                <w:b/>
              </w:rPr>
              <w:t>The Compass Arrow Teleported</w:t>
            </w:r>
          </w:p>
        </w:tc>
        <w:tc>
          <w:tcPr>
            <w:tcW w:w="4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BFD0" w14:textId="77777777" w:rsidR="0086698C" w:rsidRDefault="00CC4573">
            <w:pPr>
              <w:spacing w:before="200"/>
            </w:pPr>
            <w:r>
              <w:t xml:space="preserve">The electron is a </w:t>
            </w:r>
            <w:r>
              <w:rPr>
                <w:b/>
              </w:rPr>
              <w:t>Quantum Energy Wave</w:t>
            </w:r>
            <w:r>
              <w:t xml:space="preserve"> (sound/vibration).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C481B" w14:textId="77777777" w:rsidR="0086698C" w:rsidRDefault="00CC4573">
            <w:pPr>
              <w:spacing w:before="200"/>
            </w:pPr>
            <w:r>
              <w:t xml:space="preserve">Comparing the </w:t>
            </w:r>
            <w:r>
              <w:rPr>
                <w:b/>
              </w:rPr>
              <w:t>Particle</w:t>
            </w:r>
            <w:r>
              <w:t xml:space="preserve"> vs. </w:t>
            </w:r>
            <w:r>
              <w:rPr>
                <w:b/>
              </w:rPr>
              <w:t>Wave</w:t>
            </w:r>
            <w:r>
              <w:t xml:space="preserve"> models.</w:t>
            </w:r>
          </w:p>
        </w:tc>
      </w:tr>
      <w:tr w:rsidR="0086698C" w14:paraId="548B9BAF" w14:textId="77777777">
        <w:trPr>
          <w:trHeight w:val="785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49DE" w14:textId="77777777" w:rsidR="0086698C" w:rsidRDefault="00CC4573">
            <w:pPr>
              <w:spacing w:before="200"/>
            </w:pPr>
            <w:r>
              <w:rPr>
                <w:b/>
              </w:rPr>
              <w:t>Spin and Superposition</w:t>
            </w:r>
          </w:p>
        </w:tc>
        <w:tc>
          <w:tcPr>
            <w:tcW w:w="4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B639" w14:textId="77777777" w:rsidR="0086698C" w:rsidRDefault="00CC4573">
            <w:pPr>
              <w:spacing w:before="200"/>
            </w:pPr>
            <w:r>
              <w:t xml:space="preserve">The </w:t>
            </w:r>
            <w:r>
              <w:rPr>
                <w:b/>
              </w:rPr>
              <w:t>Secret Compass</w:t>
            </w:r>
            <w:r>
              <w:t xml:space="preserve"> that is spinning (Superposition).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63C1" w14:textId="77777777" w:rsidR="0086698C" w:rsidRDefault="00CC4573">
            <w:pPr>
              <w:spacing w:before="200"/>
            </w:pPr>
            <w:r>
              <w:t>Applying the concept to why quantum computers are faster.</w:t>
            </w:r>
          </w:p>
        </w:tc>
      </w:tr>
    </w:tbl>
    <w:p w14:paraId="0AE067BD" w14:textId="77777777" w:rsidR="0086698C" w:rsidRDefault="00CC4573">
      <w:r>
        <w:t xml:space="preserve"> </w:t>
      </w:r>
    </w:p>
    <w:p w14:paraId="5DF864FF" w14:textId="7F3F8040" w:rsidR="0086698C" w:rsidRDefault="00CC4573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4" w:name="_sgg4wtbkwec" w:colFirst="0" w:colLast="0"/>
      <w:bookmarkEnd w:id="14"/>
      <w:r>
        <w:rPr>
          <w:b/>
          <w:sz w:val="34"/>
          <w:szCs w:val="34"/>
        </w:rPr>
        <w:t xml:space="preserve">4. Computational Logic Refinements (Weeks </w:t>
      </w:r>
      <w:r w:rsidR="00026467">
        <w:rPr>
          <w:b/>
          <w:sz w:val="34"/>
          <w:szCs w:val="34"/>
        </w:rPr>
        <w:t>1-4</w:t>
      </w:r>
      <w:r>
        <w:rPr>
          <w:b/>
          <w:sz w:val="34"/>
          <w:szCs w:val="34"/>
        </w:rPr>
        <w:t>)</w:t>
      </w:r>
    </w:p>
    <w:p w14:paraId="1D477257" w14:textId="4C629DFE" w:rsidR="0086698C" w:rsidRDefault="00CC4573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ugv2trict7jh" w:colFirst="0" w:colLast="0"/>
      <w:bookmarkEnd w:id="15"/>
      <w:r>
        <w:rPr>
          <w:b/>
          <w:color w:val="000000"/>
          <w:sz w:val="26"/>
          <w:szCs w:val="26"/>
        </w:rPr>
        <w:t xml:space="preserve">A. Tier </w:t>
      </w:r>
      <w:r w:rsidR="00EF10DC">
        <w:rPr>
          <w:b/>
          <w:color w:val="000000"/>
          <w:sz w:val="26"/>
          <w:szCs w:val="26"/>
        </w:rPr>
        <w:t>2</w:t>
      </w:r>
      <w:r>
        <w:rPr>
          <w:b/>
          <w:color w:val="000000"/>
          <w:sz w:val="26"/>
          <w:szCs w:val="26"/>
        </w:rPr>
        <w:t xml:space="preserve"> Logic &amp; Geometry (Weeks 2-3)</w:t>
      </w:r>
    </w:p>
    <w:p w14:paraId="58FA3611" w14:textId="790662CD" w:rsidR="0086698C" w:rsidRDefault="0009445C">
      <w:pPr>
        <w:spacing w:before="240" w:after="240"/>
      </w:pPr>
      <w:r>
        <w:t xml:space="preserve">Formal 2D, 3D cartesian and polar representations for rotation and entanglement are required </w:t>
      </w:r>
    </w:p>
    <w:tbl>
      <w:tblPr>
        <w:tblStyle w:val="a4"/>
        <w:tblW w:w="11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3960"/>
        <w:gridCol w:w="5970"/>
      </w:tblGrid>
      <w:tr w:rsidR="0086698C" w14:paraId="7D0FEBA3" w14:textId="77777777">
        <w:trPr>
          <w:trHeight w:val="785"/>
        </w:trPr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0870" w14:textId="77777777" w:rsidR="0086698C" w:rsidRDefault="00CC4573">
            <w:pPr>
              <w:spacing w:before="200"/>
              <w:jc w:val="center"/>
              <w:rPr>
                <w:b/>
              </w:rPr>
            </w:pPr>
            <w:r>
              <w:rPr>
                <w:b/>
              </w:rPr>
              <w:t>Gate Focus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777F" w14:textId="77777777" w:rsidR="0086698C" w:rsidRDefault="00CC4573">
            <w:pPr>
              <w:spacing w:before="200"/>
              <w:jc w:val="center"/>
              <w:rPr>
                <w:b/>
              </w:rPr>
            </w:pPr>
            <w:r>
              <w:rPr>
                <w:b/>
              </w:rPr>
              <w:t>Conceptual Model (Tier 1)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0F90" w14:textId="77777777" w:rsidR="0086698C" w:rsidRDefault="00CC4573">
            <w:pPr>
              <w:spacing w:before="200"/>
              <w:jc w:val="center"/>
              <w:rPr>
                <w:b/>
              </w:rPr>
            </w:pPr>
            <w:r>
              <w:rPr>
                <w:b/>
              </w:rPr>
              <w:t>Avoided Concept (Reserved for next Tier)</w:t>
            </w:r>
          </w:p>
        </w:tc>
      </w:tr>
      <w:tr w:rsidR="0086698C" w14:paraId="7AC46BFA" w14:textId="77777777">
        <w:trPr>
          <w:trHeight w:val="785"/>
        </w:trPr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D4BB" w14:textId="70ACAE09" w:rsidR="0086698C" w:rsidRDefault="00026467">
            <w:pPr>
              <w:spacing w:before="200"/>
              <w:jc w:val="center"/>
            </w:pPr>
            <w:r>
              <w:rPr>
                <w:b/>
              </w:rPr>
              <w:t>Hadamard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0856" w14:textId="252F6F59" w:rsidR="0086698C" w:rsidRDefault="00026467">
            <w:pPr>
              <w:spacing w:before="200"/>
            </w:pPr>
            <w:r>
              <w:t>Compass definition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B57D" w14:textId="77777777" w:rsidR="0086698C" w:rsidRDefault="00CC4573">
            <w:pPr>
              <w:spacing w:before="200"/>
            </w:pPr>
            <w:r>
              <w:t xml:space="preserve">Formal </w:t>
            </w:r>
            <w:r>
              <w:rPr>
                <w:b/>
              </w:rPr>
              <w:t>Dirac Notation</w:t>
            </w:r>
            <w:r>
              <w:t xml:space="preserve"> </w:t>
            </w:r>
          </w:p>
        </w:tc>
      </w:tr>
      <w:tr w:rsidR="0086698C" w14:paraId="438671F5" w14:textId="77777777">
        <w:trPr>
          <w:trHeight w:val="785"/>
        </w:trPr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416A" w14:textId="77777777" w:rsidR="0086698C" w:rsidRDefault="00CC4573">
            <w:pPr>
              <w:spacing w:before="200"/>
              <w:jc w:val="center"/>
            </w:pPr>
            <w:proofErr w:type="gramStart"/>
            <w:r>
              <w:rPr>
                <w:b/>
              </w:rPr>
              <w:t>RX​,RY​</w:t>
            </w:r>
            <w:proofErr w:type="gramEnd"/>
            <w:r>
              <w:rPr>
                <w:b/>
              </w:rPr>
              <w:t xml:space="preserve"> Dials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D796B" w14:textId="0F0A9CD6" w:rsidR="0086698C" w:rsidRDefault="00026467">
            <w:pPr>
              <w:spacing w:before="200"/>
            </w:pPr>
            <w:r>
              <w:t>Compass orientation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7C5A6" w14:textId="77777777" w:rsidR="0086698C" w:rsidRDefault="00CC4573">
            <w:pPr>
              <w:spacing w:before="200"/>
            </w:pPr>
            <w:r>
              <w:rPr>
                <w:b/>
              </w:rPr>
              <w:t>Bloch Sphere Geometry</w:t>
            </w:r>
            <w:r>
              <w:t xml:space="preserve"> (Formal 3D coordinates, radians/degrees).</w:t>
            </w:r>
          </w:p>
        </w:tc>
      </w:tr>
    </w:tbl>
    <w:p w14:paraId="17CE9933" w14:textId="77777777" w:rsidR="0086698C" w:rsidRDefault="0086698C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37bs96ffyni" w:colFirst="0" w:colLast="0"/>
      <w:bookmarkEnd w:id="16"/>
    </w:p>
    <w:p w14:paraId="6BD80128" w14:textId="2F6B2987" w:rsidR="0086698C" w:rsidRDefault="00CC4573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njb29lceeesp" w:colFirst="0" w:colLast="0"/>
      <w:bookmarkEnd w:id="17"/>
      <w:r>
        <w:rPr>
          <w:b/>
          <w:color w:val="000000"/>
          <w:sz w:val="26"/>
          <w:szCs w:val="26"/>
        </w:rPr>
        <w:lastRenderedPageBreak/>
        <w:t xml:space="preserve">B. Introducing Entanglement (Week </w:t>
      </w:r>
      <w:r w:rsidR="00026467">
        <w:rPr>
          <w:b/>
          <w:color w:val="000000"/>
          <w:sz w:val="26"/>
          <w:szCs w:val="26"/>
        </w:rPr>
        <w:t>3-4</w:t>
      </w:r>
      <w:r>
        <w:rPr>
          <w:b/>
          <w:color w:val="000000"/>
          <w:sz w:val="26"/>
          <w:szCs w:val="26"/>
        </w:rPr>
        <w:t xml:space="preserve">: </w:t>
      </w:r>
      <w:r w:rsidR="00EF10DC">
        <w:rPr>
          <w:b/>
          <w:color w:val="000000"/>
          <w:sz w:val="26"/>
          <w:szCs w:val="26"/>
        </w:rPr>
        <w:t>The Magnetic Resonance Field Entanglement</w:t>
      </w:r>
      <w:r>
        <w:rPr>
          <w:b/>
          <w:color w:val="000000"/>
          <w:sz w:val="26"/>
          <w:szCs w:val="26"/>
        </w:rPr>
        <w:t>)</w:t>
      </w:r>
    </w:p>
    <w:p w14:paraId="58B14E3F" w14:textId="77777777" w:rsidR="0086698C" w:rsidRDefault="00CC4573">
      <w:pPr>
        <w:spacing w:before="240" w:after="240"/>
      </w:pPr>
      <w:r>
        <w:t>The final project introduces the power of multi-qubit systems without complex math.</w:t>
      </w:r>
    </w:p>
    <w:tbl>
      <w:tblPr>
        <w:tblStyle w:val="a5"/>
        <w:tblW w:w="11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5310"/>
        <w:gridCol w:w="4380"/>
      </w:tblGrid>
      <w:tr w:rsidR="0086698C" w14:paraId="34BDB90B" w14:textId="77777777">
        <w:trPr>
          <w:trHeight w:val="500"/>
        </w:trPr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3A453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Element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3CB08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EBAB" w14:textId="77777777" w:rsidR="0086698C" w:rsidRDefault="00CC4573">
            <w:pPr>
              <w:jc w:val="center"/>
              <w:rPr>
                <w:b/>
              </w:rPr>
            </w:pPr>
            <w:r>
              <w:rPr>
                <w:b/>
              </w:rPr>
              <w:t>Computational Logic</w:t>
            </w:r>
          </w:p>
        </w:tc>
      </w:tr>
      <w:tr w:rsidR="0086698C" w14:paraId="33B9E637" w14:textId="77777777">
        <w:trPr>
          <w:trHeight w:val="785"/>
        </w:trPr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09E21" w14:textId="77777777" w:rsidR="0086698C" w:rsidRDefault="00CC4573">
            <w:pPr>
              <w:spacing w:before="200"/>
              <w:jc w:val="center"/>
            </w:pPr>
            <w:r>
              <w:rPr>
                <w:b/>
              </w:rPr>
              <w:t>CNOT Gate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4E9A" w14:textId="6E7C1140" w:rsidR="0086698C" w:rsidRDefault="00026467">
            <w:pPr>
              <w:spacing w:before="200"/>
            </w:pPr>
            <w:r>
              <w:t>Two compass entanglements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321B" w14:textId="07DFB8A8" w:rsidR="0086698C" w:rsidRDefault="00026467">
            <w:pPr>
              <w:spacing w:before="200"/>
            </w:pPr>
            <w:r>
              <w:t xml:space="preserve">If Qubit 0 is measured </w:t>
            </w:r>
            <w:r>
              <w:rPr>
                <w:b/>
              </w:rPr>
              <w:t>Up (1)</w:t>
            </w:r>
            <w:r>
              <w:t xml:space="preserve">, Qubit 1 </w:t>
            </w:r>
            <w:r>
              <w:rPr>
                <w:i/>
              </w:rPr>
              <w:t>must</w:t>
            </w:r>
            <w:r>
              <w:t xml:space="preserve"> also be </w:t>
            </w:r>
            <w:r>
              <w:rPr>
                <w:b/>
              </w:rPr>
              <w:t>Up (1)</w:t>
            </w:r>
            <w:r>
              <w:t xml:space="preserve">. This perfect link is the simple power of </w:t>
            </w:r>
            <w:r>
              <w:rPr>
                <w:b/>
              </w:rPr>
              <w:t>Entanglement</w:t>
            </w:r>
            <w:r>
              <w:t>.</w:t>
            </w:r>
          </w:p>
        </w:tc>
      </w:tr>
      <w:tr w:rsidR="0086698C" w14:paraId="3DD5A42B" w14:textId="77777777">
        <w:trPr>
          <w:trHeight w:val="1055"/>
        </w:trPr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18C7E" w14:textId="77777777" w:rsidR="0086698C" w:rsidRDefault="00CC4573">
            <w:pPr>
              <w:spacing w:before="200"/>
              <w:jc w:val="center"/>
            </w:pPr>
            <w:r>
              <w:rPr>
                <w:b/>
              </w:rPr>
              <w:t>Activity Goal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A6AD" w14:textId="40ABD709" w:rsidR="0086698C" w:rsidRDefault="00026467">
            <w:pPr>
              <w:spacing w:before="200"/>
            </w:pPr>
            <w:r>
              <w:t xml:space="preserve">Compass arrow </w:t>
            </w:r>
            <w:r w:rsidR="00B229DF">
              <w:t xml:space="preserve">state </w:t>
            </w:r>
            <w:r>
              <w:t>teleportation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F9B6" w14:textId="7288A42D" w:rsidR="0086698C" w:rsidRDefault="00026467">
            <w:pPr>
              <w:spacing w:before="200"/>
            </w:pPr>
            <w:r>
              <w:t xml:space="preserve">Teleport data from A to B using teleportation protocol with </w:t>
            </w:r>
            <w:r>
              <w:rPr>
                <w:b/>
              </w:rPr>
              <w:t>Bell States</w:t>
            </w:r>
            <w:r w:rsidR="00CC4573">
              <w:t>.</w:t>
            </w:r>
          </w:p>
        </w:tc>
      </w:tr>
    </w:tbl>
    <w:p w14:paraId="4807D26C" w14:textId="77777777" w:rsidR="0086698C" w:rsidRDefault="00CC4573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8" w:name="_5sodlne51o8z" w:colFirst="0" w:colLast="0"/>
      <w:bookmarkEnd w:id="18"/>
      <w:r>
        <w:rPr>
          <w:b/>
          <w:sz w:val="34"/>
          <w:szCs w:val="34"/>
        </w:rPr>
        <w:t>5. Tier 1 to Tier 2 Conceptual Bridge</w:t>
      </w:r>
    </w:p>
    <w:p w14:paraId="6F205A0A" w14:textId="77777777" w:rsidR="0086698C" w:rsidRDefault="00CC4573">
      <w:pPr>
        <w:spacing w:before="240" w:after="240"/>
      </w:pPr>
      <w:r>
        <w:t>This section clearly defines the shift in complexity required for the next tier.</w:t>
      </w:r>
    </w:p>
    <w:tbl>
      <w:tblPr>
        <w:tblStyle w:val="a6"/>
        <w:tblW w:w="11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4905"/>
        <w:gridCol w:w="4020"/>
      </w:tblGrid>
      <w:tr w:rsidR="0086698C" w14:paraId="65B96D6A" w14:textId="77777777">
        <w:trPr>
          <w:trHeight w:val="785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258C" w14:textId="13A399B0" w:rsidR="0086698C" w:rsidRDefault="00CC4573">
            <w:pPr>
              <w:spacing w:before="200"/>
              <w:jc w:val="center"/>
              <w:rPr>
                <w:b/>
              </w:rPr>
            </w:pPr>
            <w:r>
              <w:rPr>
                <w:b/>
              </w:rPr>
              <w:t xml:space="preserve">Tier 1 Concept (Grade </w:t>
            </w:r>
            <w:r w:rsidR="00B229DF">
              <w:rPr>
                <w:b/>
              </w:rPr>
              <w:t>9</w:t>
            </w:r>
            <w:r>
              <w:rPr>
                <w:b/>
              </w:rPr>
              <w:t>-</w:t>
            </w:r>
            <w:r w:rsidR="00B229DF">
              <w:rPr>
                <w:b/>
              </w:rPr>
              <w:t>12</w:t>
            </w:r>
            <w:r>
              <w:rPr>
                <w:b/>
              </w:rPr>
              <w:t>)</w:t>
            </w:r>
          </w:p>
        </w:tc>
        <w:tc>
          <w:tcPr>
            <w:tcW w:w="4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C45B2" w14:textId="77777777" w:rsidR="0086698C" w:rsidRDefault="00CC4573">
            <w:pPr>
              <w:spacing w:before="200"/>
              <w:jc w:val="center"/>
              <w:rPr>
                <w:b/>
              </w:rPr>
            </w:pPr>
            <w:r>
              <w:rPr>
                <w:b/>
              </w:rPr>
              <w:t>Bridge Explanation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AB5B3" w14:textId="44B4EF91" w:rsidR="0086698C" w:rsidRDefault="00CC4573">
            <w:pPr>
              <w:spacing w:before="200"/>
              <w:jc w:val="center"/>
              <w:rPr>
                <w:b/>
              </w:rPr>
            </w:pPr>
            <w:r>
              <w:rPr>
                <w:b/>
              </w:rPr>
              <w:t xml:space="preserve">Tier </w:t>
            </w:r>
            <w:r w:rsidR="00B229DF">
              <w:rPr>
                <w:b/>
              </w:rPr>
              <w:t>3</w:t>
            </w:r>
            <w:r>
              <w:rPr>
                <w:b/>
              </w:rPr>
              <w:t xml:space="preserve"> Concept </w:t>
            </w:r>
            <w:r w:rsidR="00B229DF">
              <w:rPr>
                <w:b/>
              </w:rPr>
              <w:t>(Undergrad)</w:t>
            </w:r>
          </w:p>
        </w:tc>
      </w:tr>
      <w:tr w:rsidR="0086698C" w14:paraId="0F342218" w14:textId="77777777">
        <w:trPr>
          <w:trHeight w:val="1055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3AD5" w14:textId="6C1C6C0D" w:rsidR="0086698C" w:rsidRDefault="00B229DF">
            <w:pPr>
              <w:spacing w:before="200"/>
              <w:jc w:val="center"/>
            </w:pPr>
            <w:r>
              <w:rPr>
                <w:b/>
              </w:rPr>
              <w:t>Bloch Sphere</w:t>
            </w:r>
            <w:r>
              <w:t xml:space="preserve"> (Formal 3D Model)</w:t>
            </w:r>
          </w:p>
        </w:tc>
        <w:tc>
          <w:tcPr>
            <w:tcW w:w="4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1EFB9" w14:textId="10407065" w:rsidR="0086698C" w:rsidRDefault="00CC4573">
            <w:pPr>
              <w:spacing w:before="200"/>
            </w:pPr>
            <w:r>
              <w:t xml:space="preserve">The </w:t>
            </w:r>
            <w:r>
              <w:rPr>
                <w:b/>
              </w:rPr>
              <w:t>Compass</w:t>
            </w:r>
            <w:r>
              <w:t xml:space="preserve"> </w:t>
            </w:r>
            <w:r w:rsidR="00B229DF">
              <w:t>becoming a Quantum State vector on Hilbert Space addressing Dirac Notation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46BB" w14:textId="563B89AD" w:rsidR="0086698C" w:rsidRDefault="00B229DF">
            <w:pPr>
              <w:spacing w:before="200"/>
            </w:pPr>
            <w:r>
              <w:rPr>
                <w:b/>
              </w:rPr>
              <w:t>Dirac Notation and Measurement</w:t>
            </w:r>
          </w:p>
        </w:tc>
      </w:tr>
      <w:tr w:rsidR="0086698C" w14:paraId="28C7FF39" w14:textId="77777777">
        <w:trPr>
          <w:trHeight w:val="1055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CA1FF" w14:textId="02FB875A" w:rsidR="0086698C" w:rsidRDefault="00B229DF">
            <w:pPr>
              <w:spacing w:before="200"/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 xml:space="preserve">Entanglement </w:t>
            </w:r>
          </w:p>
        </w:tc>
        <w:tc>
          <w:tcPr>
            <w:tcW w:w="4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FA515" w14:textId="3FAD06D9" w:rsidR="0086698C" w:rsidRDefault="00B229DF">
            <w:pPr>
              <w:spacing w:before="200"/>
            </w:pPr>
            <w:r>
              <w:t xml:space="preserve">Measurement on </w:t>
            </w:r>
            <w:proofErr w:type="spellStart"/>
            <w:r>
              <w:t>Qiskit</w:t>
            </w:r>
            <w:proofErr w:type="spellEnd"/>
            <w:r>
              <w:t xml:space="preserve"> Primitives, real backend runs, Partial Measurement.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CCA41" w14:textId="228591E0" w:rsidR="0086698C" w:rsidRDefault="00CC4573">
            <w:pPr>
              <w:spacing w:before="200"/>
            </w:pPr>
            <w:r>
              <w:rPr>
                <w:b/>
              </w:rPr>
              <w:t>Vector Representation</w:t>
            </w:r>
            <w:r>
              <w:t xml:space="preserve"> </w:t>
            </w:r>
            <w:r w:rsidR="00B229DF">
              <w:t>and Pauli Observables.</w:t>
            </w:r>
          </w:p>
        </w:tc>
      </w:tr>
      <w:tr w:rsidR="0086698C" w14:paraId="27D569D1" w14:textId="77777777">
        <w:trPr>
          <w:trHeight w:val="1055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FEDB" w14:textId="27C4F252" w:rsidR="0086698C" w:rsidRDefault="00B229DF">
            <w:pPr>
              <w:spacing w:before="200"/>
              <w:jc w:val="center"/>
            </w:pPr>
            <w:r>
              <w:rPr>
                <w:b/>
              </w:rPr>
              <w:t>Teleportation protocol</w:t>
            </w:r>
          </w:p>
        </w:tc>
        <w:tc>
          <w:tcPr>
            <w:tcW w:w="4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BE689" w14:textId="45276848" w:rsidR="0086698C" w:rsidRDefault="00B229DF">
            <w:pPr>
              <w:spacing w:before="200"/>
            </w:pPr>
            <w:r>
              <w:t>Superdense coding and teleportation protocol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7DA7A" w14:textId="2125B013" w:rsidR="0086698C" w:rsidRDefault="00B229DF">
            <w:pPr>
              <w:spacing w:before="200"/>
            </w:pPr>
            <w:r>
              <w:rPr>
                <w:b/>
              </w:rPr>
              <w:t>Desing and write down Dirac and quantum circuit modeling</w:t>
            </w:r>
          </w:p>
        </w:tc>
      </w:tr>
    </w:tbl>
    <w:p w14:paraId="41493531" w14:textId="77777777" w:rsidR="0086698C" w:rsidRDefault="0086698C"/>
    <w:p w14:paraId="3BC37CE3" w14:textId="77777777" w:rsidR="0086698C" w:rsidRDefault="0086698C">
      <w:pPr>
        <w:pStyle w:val="Ttulo2"/>
        <w:keepNext w:val="0"/>
        <w:keepLines w:val="0"/>
        <w:spacing w:before="0" w:after="80"/>
        <w:rPr>
          <w:b/>
          <w:sz w:val="34"/>
          <w:szCs w:val="34"/>
        </w:rPr>
      </w:pPr>
      <w:bookmarkStart w:id="19" w:name="_eswzpd4zf0gq" w:colFirst="0" w:colLast="0"/>
      <w:bookmarkStart w:id="20" w:name="_56i7hpuqc111" w:colFirst="0" w:colLast="0"/>
      <w:bookmarkStart w:id="21" w:name="_21ha0ng0vxjs" w:colFirst="0" w:colLast="0"/>
      <w:bookmarkStart w:id="22" w:name="_k8u8k4nzgmsx" w:colFirst="0" w:colLast="0"/>
      <w:bookmarkEnd w:id="19"/>
      <w:bookmarkEnd w:id="20"/>
      <w:bookmarkEnd w:id="21"/>
      <w:bookmarkEnd w:id="22"/>
    </w:p>
    <w:p w14:paraId="559AF28C" w14:textId="77777777" w:rsidR="0086698C" w:rsidRDefault="00CC4573">
      <w:pPr>
        <w:pStyle w:val="Ttulo2"/>
        <w:keepNext w:val="0"/>
        <w:keepLines w:val="0"/>
        <w:spacing w:before="0" w:after="80"/>
        <w:rPr>
          <w:b/>
          <w:sz w:val="34"/>
          <w:szCs w:val="34"/>
        </w:rPr>
      </w:pPr>
      <w:bookmarkStart w:id="23" w:name="_e2szp4at0c9t" w:colFirst="0" w:colLast="0"/>
      <w:bookmarkEnd w:id="23"/>
      <w:r>
        <w:rPr>
          <w:b/>
          <w:sz w:val="34"/>
          <w:szCs w:val="34"/>
        </w:rPr>
        <w:t>6. Resources for Curriculum Implementation</w:t>
      </w:r>
    </w:p>
    <w:p w14:paraId="3457B5C8" w14:textId="77777777" w:rsidR="0086698C" w:rsidRDefault="00CC4573">
      <w:pPr>
        <w:spacing w:after="240"/>
      </w:pPr>
      <w:r>
        <w:t>The following resources are essential for deploying the Tier 1 curriculum.</w:t>
      </w:r>
    </w:p>
    <w:tbl>
      <w:tblPr>
        <w:tblStyle w:val="a7"/>
        <w:tblW w:w="115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115"/>
        <w:gridCol w:w="7245"/>
      </w:tblGrid>
      <w:tr w:rsidR="0086698C" w14:paraId="0CCCE6ED" w14:textId="77777777">
        <w:trPr>
          <w:trHeight w:val="530"/>
        </w:trPr>
        <w:tc>
          <w:tcPr>
            <w:tcW w:w="2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9A17" w14:textId="77777777" w:rsidR="0086698C" w:rsidRDefault="00CC4573">
            <w:pPr>
              <w:spacing w:before="200"/>
              <w:jc w:val="center"/>
            </w:pPr>
            <w:r>
              <w:rPr>
                <w:b/>
              </w:rPr>
              <w:t>Resource Name</w:t>
            </w:r>
          </w:p>
        </w:tc>
        <w:tc>
          <w:tcPr>
            <w:tcW w:w="2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356E" w14:textId="77777777" w:rsidR="0086698C" w:rsidRDefault="00CC4573">
            <w:pPr>
              <w:spacing w:before="200"/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84F7" w14:textId="77777777" w:rsidR="0086698C" w:rsidRDefault="00CC4573">
            <w:pPr>
              <w:spacing w:before="200"/>
              <w:jc w:val="center"/>
            </w:pPr>
            <w:r>
              <w:rPr>
                <w:b/>
              </w:rPr>
              <w:t>Purpose in Curriculum</w:t>
            </w:r>
          </w:p>
        </w:tc>
      </w:tr>
      <w:tr w:rsidR="0086698C" w14:paraId="082CE910" w14:textId="77777777">
        <w:trPr>
          <w:trHeight w:val="1085"/>
        </w:trPr>
        <w:tc>
          <w:tcPr>
            <w:tcW w:w="2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3DADB" w14:textId="2D0A5F68" w:rsidR="0086698C" w:rsidRDefault="00B229DF">
            <w:pPr>
              <w:spacing w:before="200"/>
              <w:jc w:val="center"/>
            </w:pPr>
            <w:proofErr w:type="spellStart"/>
            <w:r>
              <w:rPr>
                <w:b/>
              </w:rPr>
              <w:t>Jupyter</w:t>
            </w:r>
            <w:proofErr w:type="spellEnd"/>
            <w:r>
              <w:rPr>
                <w:b/>
              </w:rPr>
              <w:t xml:space="preserve"> Notebook</w:t>
            </w:r>
            <w:r>
              <w:rPr>
                <w:b/>
              </w:rPr>
              <w:br/>
              <w:t>Python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Qiskit</w:t>
            </w:r>
            <w:proofErr w:type="spellEnd"/>
            <w:r>
              <w:rPr>
                <w:b/>
              </w:rPr>
              <w:t xml:space="preserve"> 2.x</w:t>
            </w:r>
          </w:p>
        </w:tc>
        <w:tc>
          <w:tcPr>
            <w:tcW w:w="2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C559" w14:textId="3FFEF176" w:rsidR="0086698C" w:rsidRDefault="00B229DF">
            <w:pPr>
              <w:spacing w:before="200"/>
            </w:pPr>
            <w:r>
              <w:t xml:space="preserve">Collabs </w:t>
            </w:r>
            <w:proofErr w:type="spellStart"/>
            <w:r>
              <w:t>Jupyter</w:t>
            </w:r>
            <w:proofErr w:type="spellEnd"/>
            <w:r>
              <w:t xml:space="preserve"> </w:t>
            </w:r>
            <w:proofErr w:type="spellStart"/>
            <w:r>
              <w:t>Notebnook</w:t>
            </w:r>
            <w:proofErr w:type="spellEnd"/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2AD3D" w14:textId="0272E3BD" w:rsidR="0086698C" w:rsidRDefault="00CC4573">
            <w:r>
              <w:t xml:space="preserve">Core platform </w:t>
            </w:r>
            <w:r w:rsidR="00EF10DC">
              <w:t xml:space="preserve">designed over UDL-5E education model. That includes </w:t>
            </w:r>
            <w:proofErr w:type="spellStart"/>
            <w:r w:rsidR="00EF10DC">
              <w:t>Pyhton</w:t>
            </w:r>
            <w:proofErr w:type="spellEnd"/>
            <w:r w:rsidR="00EF10DC">
              <w:t xml:space="preserve"> code example for teacher´s further labs </w:t>
            </w:r>
            <w:proofErr w:type="gramStart"/>
            <w:r w:rsidR="00EF10DC">
              <w:t>development..</w:t>
            </w:r>
            <w:proofErr w:type="gramEnd"/>
          </w:p>
        </w:tc>
      </w:tr>
      <w:tr w:rsidR="0086698C" w14:paraId="0460BABF" w14:textId="77777777">
        <w:trPr>
          <w:trHeight w:val="1085"/>
        </w:trPr>
        <w:tc>
          <w:tcPr>
            <w:tcW w:w="2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7FC75" w14:textId="77777777" w:rsidR="0086698C" w:rsidRDefault="00CC4573">
            <w:pPr>
              <w:spacing w:before="200"/>
              <w:jc w:val="center"/>
            </w:pPr>
            <w:r>
              <w:rPr>
                <w:b/>
              </w:rPr>
              <w:t xml:space="preserve">IBM </w:t>
            </w:r>
            <w:proofErr w:type="spellStart"/>
            <w:r>
              <w:rPr>
                <w:b/>
              </w:rPr>
              <w:t>Qiskit</w:t>
            </w:r>
            <w:proofErr w:type="spellEnd"/>
            <w:r>
              <w:rPr>
                <w:b/>
              </w:rPr>
              <w:t xml:space="preserve"> Classroom</w:t>
            </w:r>
          </w:p>
        </w:tc>
        <w:tc>
          <w:tcPr>
            <w:tcW w:w="2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EC8B" w14:textId="77777777" w:rsidR="0086698C" w:rsidRDefault="00CC4573">
            <w:pPr>
              <w:spacing w:before="200"/>
            </w:pPr>
            <w:r>
              <w:t>Educational Portal</w:t>
            </w:r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B7AC0" w14:textId="77777777" w:rsidR="0086698C" w:rsidRDefault="00CC4573">
            <w:r>
              <w:t>Provides supplemental material and official documentation/tutorials on basic quantum gates for teacher background.</w:t>
            </w:r>
          </w:p>
        </w:tc>
      </w:tr>
      <w:tr w:rsidR="0086698C" w14:paraId="672579DE" w14:textId="77777777">
        <w:trPr>
          <w:trHeight w:val="1085"/>
        </w:trPr>
        <w:tc>
          <w:tcPr>
            <w:tcW w:w="2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8DE32" w14:textId="01AD1236" w:rsidR="0009445C" w:rsidRPr="0009445C" w:rsidRDefault="00CC4573" w:rsidP="0009445C">
            <w:pPr>
              <w:spacing w:before="20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Qiskit</w:t>
            </w:r>
            <w:proofErr w:type="spellEnd"/>
            <w:r>
              <w:rPr>
                <w:b/>
              </w:rPr>
              <w:t xml:space="preserve"> Documentation</w:t>
            </w:r>
          </w:p>
        </w:tc>
        <w:tc>
          <w:tcPr>
            <w:tcW w:w="2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EF78" w14:textId="77777777" w:rsidR="0086698C" w:rsidRDefault="00CC4573">
            <w:pPr>
              <w:spacing w:before="200"/>
            </w:pPr>
            <w:r>
              <w:t>Reference (Web)</w:t>
            </w:r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971F" w14:textId="77777777" w:rsidR="0086698C" w:rsidRDefault="00CC4573">
            <w:r>
              <w:t>Used by the teacher to confirm gate definitions and troubleshoot expected outcomes during Composer Labs.</w:t>
            </w:r>
          </w:p>
        </w:tc>
      </w:tr>
    </w:tbl>
    <w:p w14:paraId="10C71EC7" w14:textId="77777777" w:rsidR="0086698C" w:rsidRDefault="00CC4573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4" w:name="_hcpsol37zcx3" w:colFirst="0" w:colLast="0"/>
      <w:bookmarkEnd w:id="24"/>
      <w:r>
        <w:rPr>
          <w:b/>
          <w:sz w:val="34"/>
          <w:szCs w:val="34"/>
        </w:rPr>
        <w:lastRenderedPageBreak/>
        <w:t>Conclusion and Next Steps</w:t>
      </w:r>
    </w:p>
    <w:p w14:paraId="41F4792E" w14:textId="64A75BF8" w:rsidR="0086698C" w:rsidRDefault="00CC4573">
      <w:pPr>
        <w:spacing w:before="240" w:after="240"/>
      </w:pPr>
      <w:r>
        <w:t xml:space="preserve">This </w:t>
      </w:r>
      <w:r>
        <w:rPr>
          <w:b/>
        </w:rPr>
        <w:t xml:space="preserve">Tier </w:t>
      </w:r>
      <w:r w:rsidR="00DC75C9">
        <w:rPr>
          <w:b/>
        </w:rPr>
        <w:t>2</w:t>
      </w:r>
      <w:r>
        <w:rPr>
          <w:b/>
        </w:rPr>
        <w:t xml:space="preserve"> Master Teacher's Guide</w:t>
      </w:r>
      <w:r>
        <w:t xml:space="preserve"> successfully bridges the gap between quantum science and </w:t>
      </w:r>
      <w:r w:rsidR="00DC75C9">
        <w:t>high school</w:t>
      </w:r>
      <w:r>
        <w:t xml:space="preserve"> education. By using a cross-curricular, metaphor-driven approach, this resource </w:t>
      </w:r>
      <w:r w:rsidR="00DC75C9">
        <w:t xml:space="preserve">addresses the prerequisites bringing an easy way to understand the </w:t>
      </w:r>
      <w:r w:rsidR="00E60A53">
        <w:t xml:space="preserve">quantum </w:t>
      </w:r>
      <w:r w:rsidR="00DC75C9">
        <w:t>entanglement phenomena and its applications like teleport protocol</w:t>
      </w:r>
      <w:r w:rsidR="00E60A53">
        <w:t xml:space="preserve"> con quantum computing.</w:t>
      </w:r>
    </w:p>
    <w:p w14:paraId="5AD9BF16" w14:textId="49EC6B90" w:rsidR="0086698C" w:rsidRDefault="00CC4573">
      <w:pPr>
        <w:spacing w:before="240" w:after="240"/>
      </w:pPr>
      <w:r>
        <w:t xml:space="preserve">The immediate next phase of development will focus on </w:t>
      </w:r>
      <w:r w:rsidR="00DC75C9">
        <w:rPr>
          <w:b/>
        </w:rPr>
        <w:t>Tier 3</w:t>
      </w:r>
      <w:r>
        <w:rPr>
          <w:b/>
        </w:rPr>
        <w:t xml:space="preserve"> (Grades</w:t>
      </w:r>
      <w:r w:rsidR="00DC75C9">
        <w:rPr>
          <w:b/>
        </w:rPr>
        <w:t xml:space="preserve"> Undergrade</w:t>
      </w:r>
      <w:r>
        <w:rPr>
          <w:b/>
        </w:rPr>
        <w:t>)</w:t>
      </w:r>
      <w:r>
        <w:t xml:space="preserve">, specifically developing the </w:t>
      </w:r>
      <w:r>
        <w:rPr>
          <w:b/>
        </w:rPr>
        <w:t>Conceptual Bridge</w:t>
      </w:r>
      <w:r>
        <w:t xml:space="preserve"> to formally introduce the </w:t>
      </w:r>
      <w:r w:rsidR="00DC75C9">
        <w:t xml:space="preserve">Dirac notation </w:t>
      </w:r>
      <w:r>
        <w:t>definition of Phase, continuing the progression toward computational master</w:t>
      </w:r>
      <w:r w:rsidR="00E60A53">
        <w:t>y of QAOA, VQC and quantum Criptography.</w:t>
      </w:r>
    </w:p>
    <w:p w14:paraId="6E84A5FA" w14:textId="77777777" w:rsidR="0086698C" w:rsidRDefault="00CC4573">
      <w:pPr>
        <w:spacing w:before="240" w:after="240"/>
      </w:pPr>
      <w:r>
        <w:t xml:space="preserve">We anticipate this framework will be a major step toward expanding the </w:t>
      </w:r>
      <w:proofErr w:type="spellStart"/>
      <w:r>
        <w:t>Qiskit</w:t>
      </w:r>
      <w:proofErr w:type="spellEnd"/>
      <w:r>
        <w:t xml:space="preserve"> and quantum community to younger learners globally.</w:t>
      </w:r>
    </w:p>
    <w:p w14:paraId="71E052BE" w14:textId="77777777" w:rsidR="0086698C" w:rsidRDefault="00CC4573">
      <w:pPr>
        <w:spacing w:before="240" w:after="240"/>
      </w:pPr>
      <w:r>
        <w:t>.</w:t>
      </w:r>
    </w:p>
    <w:p w14:paraId="45D324A8" w14:textId="77777777" w:rsidR="0086698C" w:rsidRDefault="0086698C"/>
    <w:sectPr w:rsidR="0086698C">
      <w:footerReference w:type="default" r:id="rId6"/>
      <w:pgSz w:w="15840" w:h="12240" w:orient="landscape"/>
      <w:pgMar w:top="1440" w:right="279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9BCCC" w14:textId="77777777" w:rsidR="00CC4573" w:rsidRDefault="00CC4573">
      <w:pPr>
        <w:spacing w:line="240" w:lineRule="auto"/>
      </w:pPr>
      <w:r>
        <w:separator/>
      </w:r>
    </w:p>
  </w:endnote>
  <w:endnote w:type="continuationSeparator" w:id="0">
    <w:p w14:paraId="74CC6B4F" w14:textId="77777777" w:rsidR="00CC4573" w:rsidRDefault="00CC45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EF92F0-3448-4C7D-AF4B-F7463DEDCC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94A0921-BC98-436C-8C8E-7179E0BAD9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DDAC" w14:textId="3EEBAF12" w:rsidR="0086698C" w:rsidRPr="0086698C" w:rsidRDefault="00CC4573">
    <w:pPr>
      <w:tabs>
        <w:tab w:val="center" w:pos="8730"/>
      </w:tabs>
      <w:jc w:val="center"/>
      <w:rPr>
        <w:sz w:val="20"/>
        <w:szCs w:val="20"/>
        <w:rPrChange w:id="25" w:author="Noor-Ul-Ain" w:date="2025-10-20T00:18:00Z">
          <w:rPr/>
        </w:rPrChange>
      </w:rPr>
    </w:pPr>
    <w:r>
      <w:t xml:space="preserve">QMAP Issue # 18: Quantum </w:t>
    </w:r>
    <w:proofErr w:type="gramStart"/>
    <w:r>
      <w:t>For</w:t>
    </w:r>
    <w:proofErr w:type="gramEnd"/>
    <w:r>
      <w:t xml:space="preserve"> All - Tier </w:t>
    </w:r>
    <w:r w:rsidR="00EF10DC">
      <w:t>2</w:t>
    </w:r>
    <w:r>
      <w:t xml:space="preserve"> (Week 1</w:t>
    </w:r>
    <w:r w:rsidR="00EF10DC">
      <w:t>-4</w:t>
    </w:r>
    <w:r>
      <w:t xml:space="preserve">)                                                                                         </w:t>
    </w:r>
    <w:r>
      <w:rPr>
        <w:sz w:val="20"/>
        <w:szCs w:val="20"/>
        <w:rPrChange w:id="26" w:author="Noor-Ul-Ain" w:date="2025-10-20T00:18:00Z">
          <w:rPr/>
        </w:rPrChange>
      </w:rPr>
      <w:t xml:space="preserve">Page </w:t>
    </w:r>
    <w:r>
      <w:fldChar w:fldCharType="begin"/>
    </w:r>
    <w:r>
      <w:instrText>PAGE</w:instrText>
    </w:r>
    <w:r>
      <w:fldChar w:fldCharType="separate"/>
    </w:r>
    <w:r w:rsidR="004561A9">
      <w:rPr>
        <w:noProof/>
      </w:rPr>
      <w:t>1</w:t>
    </w:r>
    <w:r>
      <w:fldChar w:fldCharType="end"/>
    </w:r>
    <w:r>
      <w:rPr>
        <w:sz w:val="20"/>
        <w:szCs w:val="20"/>
        <w:rPrChange w:id="27" w:author="Noor-Ul-Ain" w:date="2025-10-20T00:18:00Z">
          <w:rPr/>
        </w:rPrChange>
      </w:rPr>
      <w:t xml:space="preserve"> </w:t>
    </w:r>
    <w:ins w:id="28" w:author="Noor-Ul-Ain" w:date="2025-10-20T00:18:00Z">
      <w:r>
        <w:rPr>
          <w:sz w:val="20"/>
          <w:szCs w:val="20"/>
          <w:rPrChange w:id="29" w:author="Noor-Ul-Ain" w:date="2025-10-20T00:18:00Z">
            <w:rPr/>
          </w:rPrChange>
        </w:rPr>
        <w:t>of 6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643E5" w14:textId="77777777" w:rsidR="00CC4573" w:rsidRDefault="00CC4573">
      <w:pPr>
        <w:spacing w:line="240" w:lineRule="auto"/>
      </w:pPr>
      <w:r>
        <w:separator/>
      </w:r>
    </w:p>
  </w:footnote>
  <w:footnote w:type="continuationSeparator" w:id="0">
    <w:p w14:paraId="090F98B5" w14:textId="77777777" w:rsidR="00CC4573" w:rsidRDefault="00CC45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98C"/>
    <w:rsid w:val="00026467"/>
    <w:rsid w:val="0009445C"/>
    <w:rsid w:val="000A758D"/>
    <w:rsid w:val="0014612A"/>
    <w:rsid w:val="00191CC0"/>
    <w:rsid w:val="001F299D"/>
    <w:rsid w:val="00252D75"/>
    <w:rsid w:val="00257B36"/>
    <w:rsid w:val="002D3F71"/>
    <w:rsid w:val="00367C97"/>
    <w:rsid w:val="004561A9"/>
    <w:rsid w:val="004A6F01"/>
    <w:rsid w:val="004D4082"/>
    <w:rsid w:val="00506D4C"/>
    <w:rsid w:val="00571802"/>
    <w:rsid w:val="00653CBB"/>
    <w:rsid w:val="0086698C"/>
    <w:rsid w:val="00B229DF"/>
    <w:rsid w:val="00CC4573"/>
    <w:rsid w:val="00DC75C9"/>
    <w:rsid w:val="00E60A53"/>
    <w:rsid w:val="00EF10DC"/>
    <w:rsid w:val="00F3402A"/>
    <w:rsid w:val="00F8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2E3CA"/>
  <w15:docId w15:val="{C7E609FF-0BE8-4CEF-98C8-ACFD6B9F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EF10D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10DC"/>
  </w:style>
  <w:style w:type="paragraph" w:styleId="Piedepgina">
    <w:name w:val="footer"/>
    <w:basedOn w:val="Normal"/>
    <w:link w:val="PiedepginaCar"/>
    <w:uiPriority w:val="99"/>
    <w:unhideWhenUsed/>
    <w:rsid w:val="00EF10D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1012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Alfonso Martínez</dc:creator>
  <cp:lastModifiedBy>ING MIGUEL ALFONSO MARTINEZ</cp:lastModifiedBy>
  <cp:revision>2</cp:revision>
  <dcterms:created xsi:type="dcterms:W3CDTF">2025-11-11T23:46:00Z</dcterms:created>
  <dcterms:modified xsi:type="dcterms:W3CDTF">2025-11-11T23:46:00Z</dcterms:modified>
</cp:coreProperties>
</file>